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E5E3D" w14:textId="33427593" w:rsidR="000C7081" w:rsidRDefault="00546C9C" w:rsidP="00546C9C">
      <w:pPr>
        <w:pStyle w:val="Title"/>
        <w:rPr>
          <w:lang w:val="en-US"/>
        </w:rPr>
      </w:pPr>
      <w:r>
        <w:rPr>
          <w:lang w:val="en-US"/>
        </w:rPr>
        <w:t>DEEP SEARCH PROMPTS OUTPUT 27/03/2026</w:t>
      </w:r>
    </w:p>
    <w:p w14:paraId="17A54878" w14:textId="3AD9E2AF" w:rsidR="00546C9C" w:rsidRDefault="00546C9C" w:rsidP="00546C9C">
      <w:pPr>
        <w:rPr>
          <w:lang w:val="en-US"/>
        </w:rPr>
      </w:pPr>
    </w:p>
    <w:p w14:paraId="53DA2B2A" w14:textId="73B6D10E" w:rsidR="00546C9C" w:rsidRDefault="00546C9C" w:rsidP="00546C9C">
      <w:pPr>
        <w:rPr>
          <w:lang w:val="en-US"/>
        </w:rPr>
      </w:pPr>
    </w:p>
    <w:p w14:paraId="72086AFB" w14:textId="77777777" w:rsidR="00546C9C" w:rsidRPr="00785DBE" w:rsidRDefault="00546C9C" w:rsidP="00546C9C">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785DBE">
        <w:rPr>
          <w:rFonts w:ascii="system-ui" w:eastAsia="Times New Roman" w:hAnsi="system-ui" w:cs="Times New Roman"/>
          <w:b/>
          <w:bCs/>
          <w:color w:val="FFFFFF"/>
          <w:spacing w:val="-6"/>
          <w:sz w:val="31"/>
          <w:szCs w:val="31"/>
          <w:lang w:eastAsia="en-KE"/>
        </w:rPr>
        <w:t>Prompt A: Global Liquidity Regime Assessment (Protocol 26)</w:t>
      </w:r>
    </w:p>
    <w:p w14:paraId="47FD22E8" w14:textId="1B856CC9" w:rsidR="00546C9C" w:rsidRPr="00546C9C" w:rsidRDefault="00546C9C" w:rsidP="00546C9C">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val="en-US"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xml:space="preserve"> Weekly (Thursday/Friday after Fed H.4.1 </w:t>
      </w:r>
      <w:proofErr w:type="gramStart"/>
      <w:r w:rsidRPr="00785DBE">
        <w:rPr>
          <w:rFonts w:ascii="Inter" w:eastAsia="Times New Roman" w:hAnsi="Inter" w:cs="Times New Roman"/>
          <w:color w:val="F4F0EB"/>
          <w:sz w:val="21"/>
          <w:szCs w:val="21"/>
          <w:lang w:eastAsia="en-KE"/>
        </w:rPr>
        <w:t>release)</w:t>
      </w:r>
      <w:r>
        <w:rPr>
          <w:rFonts w:ascii="Inter" w:eastAsia="Times New Roman" w:hAnsi="Inter" w:cs="Times New Roman"/>
          <w:color w:val="F4F0EB"/>
          <w:sz w:val="21"/>
          <w:szCs w:val="21"/>
          <w:lang w:val="en-US" w:eastAsia="en-KE"/>
        </w:rPr>
        <w:t xml:space="preserve">  Last</w:t>
      </w:r>
      <w:proofErr w:type="gramEnd"/>
      <w:r>
        <w:rPr>
          <w:rFonts w:ascii="Inter" w:eastAsia="Times New Roman" w:hAnsi="Inter" w:cs="Times New Roman"/>
          <w:color w:val="F4F0EB"/>
          <w:sz w:val="21"/>
          <w:szCs w:val="21"/>
          <w:lang w:val="en-US" w:eastAsia="en-KE"/>
        </w:rPr>
        <w:t xml:space="preserve"> </w:t>
      </w:r>
      <w:r w:rsidR="003E67AD">
        <w:rPr>
          <w:rFonts w:ascii="Inter" w:eastAsia="Times New Roman" w:hAnsi="Inter" w:cs="Times New Roman"/>
          <w:color w:val="F4F0EB"/>
          <w:sz w:val="21"/>
          <w:szCs w:val="21"/>
          <w:lang w:val="en-US" w:eastAsia="en-KE"/>
        </w:rPr>
        <w:t>check</w:t>
      </w:r>
      <w:r>
        <w:rPr>
          <w:rFonts w:ascii="Inter" w:eastAsia="Times New Roman" w:hAnsi="Inter" w:cs="Times New Roman"/>
          <w:color w:val="F4F0EB"/>
          <w:sz w:val="21"/>
          <w:szCs w:val="21"/>
          <w:lang w:val="en-US" w:eastAsia="en-KE"/>
        </w:rPr>
        <w:t>, Friday, 27/03/2026</w:t>
      </w:r>
      <w:r w:rsidR="003E67AD">
        <w:rPr>
          <w:rFonts w:ascii="Inter" w:eastAsia="Times New Roman" w:hAnsi="Inter" w:cs="Times New Roman"/>
          <w:color w:val="F4F0EB"/>
          <w:sz w:val="21"/>
          <w:szCs w:val="21"/>
          <w:lang w:val="en-US" w:eastAsia="en-KE"/>
        </w:rPr>
        <w:t>, next check is on 2/</w:t>
      </w:r>
      <w:proofErr w:type="spellStart"/>
      <w:r w:rsidR="003E67AD">
        <w:rPr>
          <w:rFonts w:ascii="Inter" w:eastAsia="Times New Roman" w:hAnsi="Inter" w:cs="Times New Roman"/>
          <w:color w:val="F4F0EB"/>
          <w:sz w:val="21"/>
          <w:szCs w:val="21"/>
          <w:lang w:val="en-US" w:eastAsia="en-KE"/>
        </w:rPr>
        <w:t>april</w:t>
      </w:r>
      <w:proofErr w:type="spellEnd"/>
      <w:r w:rsidR="003E67AD">
        <w:rPr>
          <w:rFonts w:ascii="Inter" w:eastAsia="Times New Roman" w:hAnsi="Inter" w:cs="Times New Roman"/>
          <w:color w:val="F4F0EB"/>
          <w:sz w:val="21"/>
          <w:szCs w:val="21"/>
          <w:lang w:val="en-US" w:eastAsia="en-KE"/>
        </w:rPr>
        <w:t xml:space="preserve"> 2026</w:t>
      </w:r>
    </w:p>
    <w:p w14:paraId="3D6108C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3E67AD">
        <w:rPr>
          <w:rFonts w:ascii="system-ui" w:eastAsia="Times New Roman" w:hAnsi="system-ui" w:cs="Times New Roman"/>
          <w:b/>
          <w:bCs/>
          <w:color w:val="FFFFFF"/>
          <w:spacing w:val="-6"/>
          <w:kern w:val="36"/>
          <w:sz w:val="51"/>
          <w:szCs w:val="51"/>
          <w:lang w:eastAsia="en-KE"/>
        </w:rPr>
        <w:t>CONSOLIDATED GLOBAL LIQUIDITY REGIME ASSESSMENT</w:t>
      </w:r>
    </w:p>
    <w:p w14:paraId="4E99A2A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84"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Protocol 26 — Trading Week Ending March 27, 2026</w:t>
      </w:r>
    </w:p>
    <w:p w14:paraId="77012ED6" w14:textId="77777777" w:rsidR="003E67AD" w:rsidRPr="003E67AD" w:rsidRDefault="001A5327" w:rsidP="003E67AD">
      <w:pPr>
        <w:spacing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4D314F5">
          <v:rect id="_x0000_i1025" style="width:0;height:0" o:hralign="center" o:hrstd="t" o:hr="t" fillcolor="#a0a0a0" stroked="f"/>
        </w:pict>
      </w:r>
    </w:p>
    <w:p w14:paraId="036ECFF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EXECUTIVE SUMMARY</w:t>
      </w:r>
    </w:p>
    <w:p w14:paraId="4D2CF2E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This consolidated report synthesizes three independent research inputs assessing the global liquidity regime as of late March 2026. All three source analyses agree on the directional thrust of two of the three scored indicators: </w:t>
      </w:r>
      <w:r w:rsidRPr="003E67AD">
        <w:rPr>
          <w:rFonts w:ascii="Inter" w:eastAsia="Times New Roman" w:hAnsi="Inter" w:cs="Times New Roman"/>
          <w:b/>
          <w:bCs/>
          <w:color w:val="F4F0EB"/>
          <w:sz w:val="21"/>
          <w:szCs w:val="21"/>
          <w:bdr w:val="single" w:sz="2" w:space="0" w:color="E5E7EB" w:frame="1"/>
          <w:lang w:eastAsia="en-KE"/>
        </w:rPr>
        <w:t>G5 Net Liquidity is expanding</w:t>
      </w:r>
      <w:r w:rsidRPr="003E67AD">
        <w:rPr>
          <w:rFonts w:ascii="Inter" w:eastAsia="Times New Roman" w:hAnsi="Inter" w:cs="Times New Roman"/>
          <w:color w:val="F4F0EB"/>
          <w:sz w:val="21"/>
          <w:szCs w:val="21"/>
          <w:lang w:eastAsia="en-KE"/>
        </w:rPr>
        <w:t> (Indicator 1 = +1 across all scorable reports) and </w:t>
      </w:r>
      <w:r w:rsidRPr="003E67AD">
        <w:rPr>
          <w:rFonts w:ascii="Inter" w:eastAsia="Times New Roman" w:hAnsi="Inter" w:cs="Times New Roman"/>
          <w:b/>
          <w:bCs/>
          <w:color w:val="F4F0EB"/>
          <w:sz w:val="21"/>
          <w:szCs w:val="21"/>
          <w:bdr w:val="single" w:sz="2" w:space="0" w:color="E5E7EB" w:frame="1"/>
          <w:lang w:eastAsia="en-KE"/>
        </w:rPr>
        <w:t>G4 broad money supply is growing above threshold</w:t>
      </w:r>
      <w:r w:rsidRPr="003E67AD">
        <w:rPr>
          <w:rFonts w:ascii="Inter" w:eastAsia="Times New Roman" w:hAnsi="Inter" w:cs="Times New Roman"/>
          <w:color w:val="F4F0EB"/>
          <w:sz w:val="21"/>
          <w:szCs w:val="21"/>
          <w:lang w:eastAsia="en-KE"/>
        </w:rPr>
        <w:t> (Indicator 2 = +1 across all scorable reports). The critical point of divergence—and the factor that determines whether the regime is classified as </w:t>
      </w:r>
      <w:r w:rsidRPr="003E67AD">
        <w:rPr>
          <w:rFonts w:ascii="Inter" w:eastAsia="Times New Roman" w:hAnsi="Inter" w:cs="Times New Roman"/>
          <w:b/>
          <w:bCs/>
          <w:color w:val="F4F0EB"/>
          <w:sz w:val="21"/>
          <w:szCs w:val="21"/>
          <w:bdr w:val="single" w:sz="2" w:space="0" w:color="E5E7EB" w:frame="1"/>
          <w:lang w:eastAsia="en-KE"/>
        </w:rPr>
        <w:t>EXPANSION (+2)</w:t>
      </w:r>
      <w:r w:rsidRPr="003E67AD">
        <w:rPr>
          <w:rFonts w:ascii="Inter" w:eastAsia="Times New Roman" w:hAnsi="Inter" w:cs="Times New Roman"/>
          <w:color w:val="F4F0EB"/>
          <w:sz w:val="21"/>
          <w:szCs w:val="21"/>
          <w:lang w:eastAsia="en-KE"/>
        </w:rPr>
        <w:t> or </w:t>
      </w:r>
      <w:r w:rsidRPr="003E67AD">
        <w:rPr>
          <w:rFonts w:ascii="Inter" w:eastAsia="Times New Roman" w:hAnsi="Inter" w:cs="Times New Roman"/>
          <w:b/>
          <w:bCs/>
          <w:color w:val="F4F0EB"/>
          <w:sz w:val="21"/>
          <w:szCs w:val="21"/>
          <w:bdr w:val="single" w:sz="2" w:space="0" w:color="E5E7EB" w:frame="1"/>
          <w:lang w:eastAsia="en-KE"/>
        </w:rPr>
        <w:t>LEAN EXPANSION (+1)</w:t>
      </w:r>
      <w:r w:rsidRPr="003E67AD">
        <w:rPr>
          <w:rFonts w:ascii="Inter" w:eastAsia="Times New Roman" w:hAnsi="Inter" w:cs="Times New Roman"/>
          <w:color w:val="F4F0EB"/>
          <w:sz w:val="21"/>
          <w:szCs w:val="21"/>
          <w:lang w:eastAsia="en-KE"/>
        </w:rPr>
        <w:t>—is the scoring of the US Dollar Index relative to its 200-day Simple Moving Average (Indicator 3), where conflicting data inputs for the 200-day SMA level produce different scores.</w:t>
      </w:r>
    </w:p>
    <w:p w14:paraId="506F35E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After reconciliation of the underlying data, cross-referencing of sources, and assessment of confidence levels, the consolidated assessment assigns the following:</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63"/>
        <w:gridCol w:w="3812"/>
      </w:tblGrid>
      <w:tr w:rsidR="003E67AD" w:rsidRPr="003E67AD" w14:paraId="0E3C6DC6"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748CCE"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4A8E27"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Consolidated Score</w:t>
            </w:r>
          </w:p>
        </w:tc>
      </w:tr>
      <w:tr w:rsidR="003E67AD" w:rsidRPr="003E67AD" w14:paraId="13C683BA"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F4C054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xml:space="preserve">G5 Net Liquidity (3M Annualized </w:t>
            </w:r>
            <w:proofErr w:type="spellStart"/>
            <w:r w:rsidRPr="003E67AD">
              <w:rPr>
                <w:rFonts w:ascii="Times New Roman" w:eastAsia="Times New Roman" w:hAnsi="Times New Roman" w:cs="Times New Roman"/>
                <w:sz w:val="21"/>
                <w:szCs w:val="21"/>
                <w:lang w:eastAsia="en-KE"/>
              </w:rPr>
              <w:t>RoC</w:t>
            </w:r>
            <w:proofErr w:type="spellEnd"/>
            <w:r w:rsidRPr="003E67AD">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73E93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 (Expansion)</w:t>
            </w:r>
          </w:p>
        </w:tc>
      </w:tr>
      <w:tr w:rsidR="003E67AD" w:rsidRPr="003E67AD" w14:paraId="24824132"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1B8388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lastRenderedPageBreak/>
              <w:t>G4 M2 YoY Growth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5CA71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 (Expansion)</w:t>
            </w:r>
          </w:p>
        </w:tc>
      </w:tr>
      <w:tr w:rsidR="003E67AD" w:rsidRPr="003E67AD" w14:paraId="28FC230F"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40BE4F8" w14:textId="77777777" w:rsidR="003E67AD" w:rsidRPr="009E650C"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9E650C">
              <w:rPr>
                <w:rFonts w:ascii="Times New Roman" w:eastAsia="Times New Roman" w:hAnsi="Times New Roman" w:cs="Times New Roman"/>
                <w:color w:val="0070C0"/>
                <w:sz w:val="21"/>
                <w:szCs w:val="21"/>
                <w:lang w:eastAsia="en-KE"/>
              </w:rPr>
              <w:t>DXY vs. 200-Day SMA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BD4B6" w14:textId="77777777" w:rsidR="003E67AD" w:rsidRPr="009E650C"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9E650C">
              <w:rPr>
                <w:rFonts w:ascii="Times New Roman" w:eastAsia="Times New Roman" w:hAnsi="Times New Roman" w:cs="Times New Roman"/>
                <w:b/>
                <w:bCs/>
                <w:color w:val="0070C0"/>
                <w:sz w:val="21"/>
                <w:szCs w:val="21"/>
                <w:bdr w:val="single" w:sz="2" w:space="0" w:color="E5E7EB" w:frame="1"/>
                <w:lang w:eastAsia="en-KE"/>
              </w:rPr>
              <w:t>0 (Neutral) — see reconciliation below</w:t>
            </w:r>
          </w:p>
        </w:tc>
      </w:tr>
      <w:tr w:rsidR="003E67AD" w:rsidRPr="003E67AD" w14:paraId="168C950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BD9C13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9E650C">
              <w:rPr>
                <w:rFonts w:ascii="Times New Roman" w:eastAsia="Times New Roman" w:hAnsi="Times New Roman" w:cs="Times New Roman"/>
                <w:b/>
                <w:bCs/>
                <w:color w:val="0070C0"/>
                <w:sz w:val="21"/>
                <w:szCs w:val="21"/>
                <w:bdr w:val="single" w:sz="2" w:space="0" w:color="E5E7EB" w:frame="1"/>
                <w:lang w:eastAsia="en-KE"/>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D6B28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+2</w:t>
            </w:r>
          </w:p>
        </w:tc>
      </w:tr>
    </w:tbl>
    <w:p w14:paraId="2A3E042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Regime Classification: EXPANSION — with elevated transition risk on the DXY indicator</w:t>
      </w:r>
    </w:p>
    <w:p w14:paraId="283271D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systemic stress indicators (SOFR-IORB spread and TGA velocity) show </w:t>
      </w:r>
      <w:r w:rsidRPr="003E67AD">
        <w:rPr>
          <w:rFonts w:ascii="Inter" w:eastAsia="Times New Roman" w:hAnsi="Inter" w:cs="Times New Roman"/>
          <w:b/>
          <w:bCs/>
          <w:color w:val="F4F0EB"/>
          <w:sz w:val="21"/>
          <w:szCs w:val="21"/>
          <w:bdr w:val="single" w:sz="2" w:space="0" w:color="E5E7EB" w:frame="1"/>
          <w:lang w:eastAsia="en-KE"/>
        </w:rPr>
        <w:t>no crisis-level triggers</w:t>
      </w:r>
      <w:r w:rsidRPr="003E67AD">
        <w:rPr>
          <w:rFonts w:ascii="Inter" w:eastAsia="Times New Roman" w:hAnsi="Inter" w:cs="Times New Roman"/>
          <w:color w:val="F4F0EB"/>
          <w:sz w:val="21"/>
          <w:szCs w:val="21"/>
          <w:lang w:eastAsia="en-KE"/>
        </w:rPr>
        <w:t>, though the TGA rebuild trajectory warrants ongoing monitoring heading into April tax season. The global financial system is operating with ample reserves, functioning credit transmission, and robust base money expansion driven primarily by the cessation of Federal Reserve quantitative tightening and aggressive People's Bank of China balance sheet growth. The European Central Bank and Bank of Japan remain localized drags, but are mathematically overwhelmed by North American and Asian injections.</w:t>
      </w:r>
    </w:p>
    <w:p w14:paraId="3245E98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Key caveat:</w:t>
      </w:r>
      <w:r w:rsidRPr="003E67AD">
        <w:rPr>
          <w:rFonts w:ascii="Inter" w:eastAsia="Times New Roman" w:hAnsi="Inter" w:cs="Times New Roman"/>
          <w:color w:val="F4F0EB"/>
          <w:sz w:val="21"/>
          <w:szCs w:val="21"/>
          <w:lang w:eastAsia="en-KE"/>
        </w:rPr>
        <w:t> The DXY is operating in a regime transition zone. A sustained move higher driven by Middle East geopolitical escalation could flip Indicator 3 to -1, mechanically downgrading the regime to LEAN EXPANSION (+1). This is the single highest-priority monitoring variable for the coming weeks.</w:t>
      </w:r>
    </w:p>
    <w:p w14:paraId="3F1C77CC"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0D79E72">
          <v:rect id="_x0000_i1026" style="width:0;height:0" o:hralign="center" o:hrstd="t" o:hr="t" fillcolor="#a0a0a0" stroked="f"/>
        </w:pict>
      </w:r>
    </w:p>
    <w:p w14:paraId="422C96D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I: THEORETICAL FOUNDATIONS</w:t>
      </w:r>
    </w:p>
    <w:p w14:paraId="43A385C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"Global Liquidity" as defined under Protocol 26 is not a static measure of physical currency in circulation. It is a dynamic assessment of the capacity of the global financial system to intermediate credit, absorb sovereign debt issuance, and provide the leverage necessary to sustain risk asset valuations. The framework measures this capacity across three transmission channels:</w:t>
      </w:r>
    </w:p>
    <w:p w14:paraId="734F1A2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Channel 1 — Central Bank Base Money (Indicator 1):</w:t>
      </w:r>
      <w:r w:rsidRPr="003E67AD">
        <w:rPr>
          <w:rFonts w:ascii="Inter" w:eastAsia="Times New Roman" w:hAnsi="Inter" w:cs="Times New Roman"/>
          <w:color w:val="F4F0EB"/>
          <w:sz w:val="21"/>
          <w:szCs w:val="21"/>
          <w:lang w:eastAsia="en-KE"/>
        </w:rPr>
        <w:t> Central bank balance sheets represent the monetary base (M0), the foundational bedrock of the system. However, gross balance sheet size is insufficient; central bank liabilities that sterilize reserves—specifically the US Treasury General Account (TGA) and the Overnight Reverse Repurchase (ON RRP) facility—must be deducted to isolate active, circulating reserves available to financial institutions for market-making and credit extension.</w:t>
      </w:r>
    </w:p>
    <w:p w14:paraId="3CABFAC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lastRenderedPageBreak/>
        <w:t>Channel 2 — Broad Money Creation (Indicator 2):</w:t>
      </w:r>
      <w:r w:rsidRPr="003E67AD">
        <w:rPr>
          <w:rFonts w:ascii="Inter" w:eastAsia="Times New Roman" w:hAnsi="Inter" w:cs="Times New Roman"/>
          <w:color w:val="F4F0EB"/>
          <w:sz w:val="21"/>
          <w:szCs w:val="21"/>
          <w:lang w:eastAsia="en-KE"/>
        </w:rPr>
        <w:t> M2 tracks the actual creation of broad money through commercial bank lending and sovereign fiscal deficits. An expanding central bank balance sheet does not guarantee economic momentum if banks refuse to lend; M2 growth confirms the transmission mechanism is functional.</w:t>
      </w:r>
    </w:p>
    <w:p w14:paraId="2CBF7FD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Channel 3 — Global Dollar Conditions (Indicator 3):</w:t>
      </w:r>
      <w:r w:rsidRPr="003E67AD">
        <w:rPr>
          <w:rFonts w:ascii="Inter" w:eastAsia="Times New Roman" w:hAnsi="Inter" w:cs="Times New Roman"/>
          <w:color w:val="F4F0EB"/>
          <w:sz w:val="21"/>
          <w:szCs w:val="21"/>
          <w:lang w:eastAsia="en-KE"/>
        </w:rPr>
        <w:t xml:space="preserve"> Because the vast majority of global trade invoicing and offshore corporate debt is denominated in US dollars, a surging dollar acts as a global margin call, tightening financial conditions. A stable or weakening dollar provides offshore borrowers the necessary oxygen to service obligations and expand credit. The </w:t>
      </w:r>
      <w:proofErr w:type="spellStart"/>
      <w:r w:rsidRPr="003E67AD">
        <w:rPr>
          <w:rFonts w:ascii="Inter" w:eastAsia="Times New Roman" w:hAnsi="Inter" w:cs="Times New Roman"/>
          <w:color w:val="F4F0EB"/>
          <w:sz w:val="21"/>
          <w:szCs w:val="21"/>
          <w:lang w:eastAsia="en-KE"/>
        </w:rPr>
        <w:t>DXY's</w:t>
      </w:r>
      <w:proofErr w:type="spellEnd"/>
      <w:r w:rsidRPr="003E67AD">
        <w:rPr>
          <w:rFonts w:ascii="Inter" w:eastAsia="Times New Roman" w:hAnsi="Inter" w:cs="Times New Roman"/>
          <w:color w:val="F4F0EB"/>
          <w:sz w:val="21"/>
          <w:szCs w:val="21"/>
          <w:lang w:eastAsia="en-KE"/>
        </w:rPr>
        <w:t xml:space="preserve"> position relative to its 200-day SMA serves as the structural trend filter.</w:t>
      </w:r>
    </w:p>
    <w:p w14:paraId="4997A6F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Stress Tripwires:</w:t>
      </w:r>
      <w:r w:rsidRPr="003E67AD">
        <w:rPr>
          <w:rFonts w:ascii="Inter" w:eastAsia="Times New Roman" w:hAnsi="Inter" w:cs="Times New Roman"/>
          <w:color w:val="F4F0EB"/>
          <w:sz w:val="21"/>
          <w:szCs w:val="21"/>
          <w:lang w:eastAsia="en-KE"/>
        </w:rPr>
        <w:t> The SOFR-IORB spread and TGA velocity act as binary crisis-detection mechanisms, capable of vetoing systemic risk-taking if critical thresholds are breached.</w:t>
      </w:r>
    </w:p>
    <w:p w14:paraId="59ECCEA8"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AE65208">
          <v:rect id="_x0000_i1027" style="width:0;height:0" o:hralign="center" o:hrstd="t" o:hr="t" fillcolor="#a0a0a0" stroked="f"/>
        </w:pict>
      </w:r>
    </w:p>
    <w:p w14:paraId="6CC0F21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II: INDICATOR 1 — G5 NET LIQUIDITY (3-Month Annualized Rate of Change)</w:t>
      </w:r>
    </w:p>
    <w:p w14:paraId="4113A41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Scoring Rule</w:t>
      </w:r>
    </w:p>
    <w:p w14:paraId="298AAA19" w14:textId="77777777" w:rsidR="003E67AD" w:rsidRPr="003E67AD" w:rsidRDefault="003E67AD" w:rsidP="003E67AD">
      <w:pPr>
        <w:numPr>
          <w:ilvl w:val="0"/>
          <w:numId w:val="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&gt; +2.5% annualized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(Expansion)</w:t>
      </w:r>
    </w:p>
    <w:p w14:paraId="47AC4D36" w14:textId="77777777" w:rsidR="003E67AD" w:rsidRPr="003E67AD" w:rsidRDefault="003E67AD" w:rsidP="003E67AD">
      <w:pPr>
        <w:numPr>
          <w:ilvl w:val="0"/>
          <w:numId w:val="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&lt; -1.5% annualized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(Contraction)</w:t>
      </w:r>
    </w:p>
    <w:p w14:paraId="381AD913" w14:textId="77777777" w:rsidR="003E67AD" w:rsidRPr="003E67AD" w:rsidRDefault="003E67AD" w:rsidP="003E67AD">
      <w:pPr>
        <w:numPr>
          <w:ilvl w:val="0"/>
          <w:numId w:val="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Between -1.5% and +2.5% = </w:t>
      </w:r>
      <w:r w:rsidRPr="003E67AD">
        <w:rPr>
          <w:rFonts w:ascii="Inter" w:eastAsia="Times New Roman" w:hAnsi="Inter" w:cs="Times New Roman"/>
          <w:b/>
          <w:bCs/>
          <w:color w:val="F4F0EB"/>
          <w:sz w:val="21"/>
          <w:szCs w:val="21"/>
          <w:bdr w:val="single" w:sz="2" w:space="0" w:color="E5E7EB" w:frame="1"/>
          <w:lang w:eastAsia="en-KE"/>
        </w:rPr>
        <w:t>0</w:t>
      </w:r>
      <w:r w:rsidRPr="003E67AD">
        <w:rPr>
          <w:rFonts w:ascii="Inter" w:eastAsia="Times New Roman" w:hAnsi="Inter" w:cs="Times New Roman"/>
          <w:color w:val="F4F0EB"/>
          <w:sz w:val="21"/>
          <w:szCs w:val="21"/>
          <w:lang w:eastAsia="en-KE"/>
        </w:rPr>
        <w:t> (Neutral)</w:t>
      </w:r>
    </w:p>
    <w:p w14:paraId="79067A2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Component-by-Component Reconciliation</w:t>
      </w:r>
    </w:p>
    <w:p w14:paraId="088A0D1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Federal Reserve (United States)</w:t>
      </w:r>
    </w:p>
    <w:p w14:paraId="332588E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All three source analyses converge on the Fed's gross asset base. The H.4.1 statistical release for the week ended March 25, 2026, reports total assets of </w:t>
      </w:r>
      <w:r w:rsidRPr="003E67AD">
        <w:rPr>
          <w:rFonts w:ascii="Inter" w:eastAsia="Times New Roman" w:hAnsi="Inter" w:cs="Times New Roman"/>
          <w:b/>
          <w:bCs/>
          <w:color w:val="F4F0EB"/>
          <w:sz w:val="21"/>
          <w:szCs w:val="21"/>
          <w:bdr w:val="single" w:sz="2" w:space="0" w:color="E5E7EB" w:frame="1"/>
          <w:lang w:eastAsia="en-KE"/>
        </w:rPr>
        <w:t>$6,657,161 million ($6.657 Trillion)</w:t>
      </w:r>
      <w:r w:rsidRPr="003E67AD">
        <w:rPr>
          <w:rFonts w:ascii="Inter" w:eastAsia="Times New Roman" w:hAnsi="Inter" w:cs="Times New Roman"/>
          <w:color w:val="F4F0EB"/>
          <w:sz w:val="21"/>
          <w:szCs w:val="21"/>
          <w:lang w:eastAsia="en-KE"/>
        </w:rPr>
        <w:t>. The three-month prior reading (week of December 24, 2025) was approximately </w:t>
      </w:r>
      <w:r w:rsidRPr="003E67AD">
        <w:rPr>
          <w:rFonts w:ascii="Inter" w:eastAsia="Times New Roman" w:hAnsi="Inter" w:cs="Times New Roman"/>
          <w:b/>
          <w:bCs/>
          <w:color w:val="F4F0EB"/>
          <w:sz w:val="21"/>
          <w:szCs w:val="21"/>
          <w:bdr w:val="single" w:sz="2" w:space="0" w:color="E5E7EB" w:frame="1"/>
          <w:lang w:eastAsia="en-KE"/>
        </w:rPr>
        <w:t>$6,490–6,581 billion</w:t>
      </w:r>
      <w:r w:rsidRPr="003E67AD">
        <w:rPr>
          <w:rFonts w:ascii="Inter" w:eastAsia="Times New Roman" w:hAnsi="Inter" w:cs="Times New Roman"/>
          <w:color w:val="F4F0EB"/>
          <w:sz w:val="21"/>
          <w:szCs w:val="21"/>
          <w:lang w:eastAsia="en-KE"/>
        </w:rPr>
        <w:t>, depending on exact week selected. The cessation of quantitative tightening effective December 1, 2025, is universally acknowledged as the critical structural shift.</w:t>
      </w:r>
    </w:p>
    <w:p w14:paraId="42027D7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TGA Balance:</w:t>
      </w:r>
      <w:r w:rsidRPr="003E67AD">
        <w:rPr>
          <w:rFonts w:ascii="Inter" w:eastAsia="Times New Roman" w:hAnsi="Inter" w:cs="Times New Roman"/>
          <w:color w:val="F4F0EB"/>
          <w:sz w:val="21"/>
          <w:szCs w:val="21"/>
          <w:lang w:eastAsia="en-KE"/>
        </w:rPr>
        <w:t> Source analyses provide a range of $850–876 billion for late March 2026. The most precisely dated reading comes from the March 24, 2026 closing balance of </w:t>
      </w:r>
      <w:r w:rsidRPr="003E67AD">
        <w:rPr>
          <w:rFonts w:ascii="Inter" w:eastAsia="Times New Roman" w:hAnsi="Inter" w:cs="Times New Roman"/>
          <w:b/>
          <w:bCs/>
          <w:color w:val="F4F0EB"/>
          <w:sz w:val="21"/>
          <w:szCs w:val="21"/>
          <w:bdr w:val="single" w:sz="2" w:space="0" w:color="E5E7EB" w:frame="1"/>
          <w:lang w:eastAsia="en-KE"/>
        </w:rPr>
        <w:t>$876.2 billion</w:t>
      </w:r>
      <w:r w:rsidRPr="003E67AD">
        <w:rPr>
          <w:rFonts w:ascii="Inter" w:eastAsia="Times New Roman" w:hAnsi="Inter" w:cs="Times New Roman"/>
          <w:color w:val="F4F0EB"/>
          <w:sz w:val="21"/>
          <w:szCs w:val="21"/>
          <w:lang w:eastAsia="en-KE"/>
        </w:rPr>
        <w:t>. The December 2025 baseline was approximately </w:t>
      </w:r>
      <w:r w:rsidRPr="003E67AD">
        <w:rPr>
          <w:rFonts w:ascii="Inter" w:eastAsia="Times New Roman" w:hAnsi="Inter" w:cs="Times New Roman"/>
          <w:b/>
          <w:bCs/>
          <w:color w:val="F4F0EB"/>
          <w:sz w:val="21"/>
          <w:szCs w:val="21"/>
          <w:bdr w:val="single" w:sz="2" w:space="0" w:color="E5E7EB" w:frame="1"/>
          <w:lang w:eastAsia="en-KE"/>
        </w:rPr>
        <w:t>$875.8 billion</w:t>
      </w:r>
      <w:r w:rsidRPr="003E67AD">
        <w:rPr>
          <w:rFonts w:ascii="Inter" w:eastAsia="Times New Roman" w:hAnsi="Inter" w:cs="Times New Roman"/>
          <w:color w:val="F4F0EB"/>
          <w:sz w:val="21"/>
          <w:szCs w:val="21"/>
          <w:lang w:eastAsia="en-KE"/>
        </w:rPr>
        <w:t xml:space="preserve">, indicating near-zero net change over the quarter — the TGA has been neither a material </w:t>
      </w:r>
      <w:proofErr w:type="gramStart"/>
      <w:r w:rsidRPr="003E67AD">
        <w:rPr>
          <w:rFonts w:ascii="Inter" w:eastAsia="Times New Roman" w:hAnsi="Inter" w:cs="Times New Roman"/>
          <w:color w:val="F4F0EB"/>
          <w:sz w:val="21"/>
          <w:szCs w:val="21"/>
          <w:lang w:eastAsia="en-KE"/>
        </w:rPr>
        <w:t>drain</w:t>
      </w:r>
      <w:proofErr w:type="gramEnd"/>
      <w:r w:rsidRPr="003E67AD">
        <w:rPr>
          <w:rFonts w:ascii="Inter" w:eastAsia="Times New Roman" w:hAnsi="Inter" w:cs="Times New Roman"/>
          <w:color w:val="F4F0EB"/>
          <w:sz w:val="21"/>
          <w:szCs w:val="21"/>
          <w:lang w:eastAsia="en-KE"/>
        </w:rPr>
        <w:t xml:space="preserve"> nor injection.</w:t>
      </w:r>
    </w:p>
    <w:p w14:paraId="7494B6E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ON RRP Balance:</w:t>
      </w:r>
      <w:r w:rsidRPr="003E67AD">
        <w:rPr>
          <w:rFonts w:ascii="Inter" w:eastAsia="Times New Roman" w:hAnsi="Inter" w:cs="Times New Roman"/>
          <w:color w:val="F4F0EB"/>
          <w:sz w:val="21"/>
          <w:szCs w:val="21"/>
          <w:lang w:eastAsia="en-KE"/>
        </w:rPr>
        <w:t> This is a point of divergence between sources. Report 1 cites the ON RRP at </w:t>
      </w:r>
      <w:r w:rsidRPr="003E67AD">
        <w:rPr>
          <w:rFonts w:ascii="Inter" w:eastAsia="Times New Roman" w:hAnsi="Inter" w:cs="Times New Roman"/>
          <w:b/>
          <w:bCs/>
          <w:color w:val="F4F0EB"/>
          <w:sz w:val="21"/>
          <w:szCs w:val="21"/>
          <w:bdr w:val="single" w:sz="2" w:space="0" w:color="E5E7EB" w:frame="1"/>
          <w:lang w:eastAsia="en-KE"/>
        </w:rPr>
        <w:t>$0.777 billion</w:t>
      </w:r>
      <w:r w:rsidRPr="003E67AD">
        <w:rPr>
          <w:rFonts w:ascii="Inter" w:eastAsia="Times New Roman" w:hAnsi="Inter" w:cs="Times New Roman"/>
          <w:color w:val="F4F0EB"/>
          <w:sz w:val="21"/>
          <w:szCs w:val="21"/>
          <w:lang w:eastAsia="en-KE"/>
        </w:rPr>
        <w:t> (effectively zero), reflecting the complete exhaustion of the facility. Report 2 estimates </w:t>
      </w:r>
      <w:r w:rsidRPr="003E67AD">
        <w:rPr>
          <w:rFonts w:ascii="Inter" w:eastAsia="Times New Roman" w:hAnsi="Inter" w:cs="Times New Roman"/>
          <w:b/>
          <w:bCs/>
          <w:color w:val="F4F0EB"/>
          <w:sz w:val="21"/>
          <w:szCs w:val="21"/>
          <w:bdr w:val="single" w:sz="2" w:space="0" w:color="E5E7EB" w:frame="1"/>
          <w:lang w:eastAsia="en-KE"/>
        </w:rPr>
        <w:t>$100–150 billion</w:t>
      </w:r>
      <w:r w:rsidRPr="003E67AD">
        <w:rPr>
          <w:rFonts w:ascii="Inter" w:eastAsia="Times New Roman" w:hAnsi="Inter" w:cs="Times New Roman"/>
          <w:color w:val="F4F0EB"/>
          <w:sz w:val="21"/>
          <w:szCs w:val="21"/>
          <w:lang w:eastAsia="en-KE"/>
        </w:rPr>
        <w:t>. Report 3 could not verify the current level.</w:t>
      </w:r>
    </w:p>
    <w:p w14:paraId="083A2A0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xml:space="preserve"> The weight of evidence strongly supports the near-zero reading. The structural trend of ON RRP drainage has been well-documented since 2023, and by late 2025, the facility had been drawn down from its &gt;$2.5 trillion peak. The ON RRP award rate of 3.50% (cited in Report 2) sits meaningfully below the prevailing federal funds rate, providing no economic incentive for money market funds to park cash at the facility. Multiple market commentaries and Fed data confirm </w:t>
      </w:r>
      <w:r w:rsidRPr="003E67AD">
        <w:rPr>
          <w:rFonts w:ascii="Inter" w:eastAsia="Times New Roman" w:hAnsi="Inter" w:cs="Times New Roman"/>
          <w:color w:val="F4F0EB"/>
          <w:sz w:val="21"/>
          <w:szCs w:val="21"/>
          <w:lang w:eastAsia="en-KE"/>
        </w:rPr>
        <w:lastRenderedPageBreak/>
        <w:t>balances collapsed to near-zero by late 2025. </w:t>
      </w:r>
      <w:r w:rsidRPr="003E67AD">
        <w:rPr>
          <w:rFonts w:ascii="Inter" w:eastAsia="Times New Roman" w:hAnsi="Inter" w:cs="Times New Roman"/>
          <w:b/>
          <w:bCs/>
          <w:color w:val="F4F0EB"/>
          <w:sz w:val="21"/>
          <w:szCs w:val="21"/>
          <w:bdr w:val="single" w:sz="2" w:space="0" w:color="E5E7EB" w:frame="1"/>
          <w:lang w:eastAsia="en-KE"/>
        </w:rPr>
        <w:t>Consolidated estimate: ~$1–5 billion (functionally zero).</w:t>
      </w:r>
    </w:p>
    <w:p w14:paraId="3A6BA55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Fed Net Liquidity:</w:t>
      </w:r>
    </w:p>
    <w:p w14:paraId="4EB3B18F" w14:textId="77777777" w:rsidR="003E67AD" w:rsidRPr="003E67AD" w:rsidRDefault="003E67AD" w:rsidP="003E67AD">
      <w:pPr>
        <w:numPr>
          <w:ilvl w:val="0"/>
          <w:numId w:val="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Current: $6,657B - $876B - </w:t>
      </w:r>
      <w:del w:id="0" w:author="Unknown">
        <w:r w:rsidRPr="003E67AD">
          <w:rPr>
            <w:rFonts w:ascii="Inter" w:eastAsia="Times New Roman" w:hAnsi="Inter" w:cs="Times New Roman"/>
            <w:color w:val="F4F0EB"/>
            <w:sz w:val="21"/>
            <w:szCs w:val="21"/>
            <w:bdr w:val="single" w:sz="2" w:space="0" w:color="E5E7EB" w:frame="1"/>
            <w:lang w:eastAsia="en-KE"/>
          </w:rPr>
          <w:delText>$1B = **</w:delText>
        </w:r>
      </w:del>
      <w:r w:rsidRPr="003E67AD">
        <w:rPr>
          <w:rFonts w:ascii="Inter" w:eastAsia="Times New Roman" w:hAnsi="Inter" w:cs="Times New Roman"/>
          <w:color w:val="F4F0EB"/>
          <w:sz w:val="21"/>
          <w:szCs w:val="21"/>
          <w:lang w:eastAsia="en-KE"/>
        </w:rPr>
        <w:t>$5,780B**</w:t>
      </w:r>
    </w:p>
    <w:p w14:paraId="5EAF8D72" w14:textId="77777777" w:rsidR="003E67AD" w:rsidRPr="003E67AD" w:rsidRDefault="003E67AD" w:rsidP="003E67AD">
      <w:pPr>
        <w:numPr>
          <w:ilvl w:val="0"/>
          <w:numId w:val="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Three months prior: $6,490B - $876B - </w:t>
      </w:r>
      <w:del w:id="1" w:author="Unknown">
        <w:r w:rsidRPr="003E67AD">
          <w:rPr>
            <w:rFonts w:ascii="Inter" w:eastAsia="Times New Roman" w:hAnsi="Inter" w:cs="Times New Roman"/>
            <w:color w:val="F4F0EB"/>
            <w:sz w:val="21"/>
            <w:szCs w:val="21"/>
            <w:bdr w:val="single" w:sz="2" w:space="0" w:color="E5E7EB" w:frame="1"/>
            <w:lang w:eastAsia="en-KE"/>
          </w:rPr>
          <w:delText>$0B = **</w:delText>
        </w:r>
      </w:del>
      <w:r w:rsidRPr="003E67AD">
        <w:rPr>
          <w:rFonts w:ascii="Inter" w:eastAsia="Times New Roman" w:hAnsi="Inter" w:cs="Times New Roman"/>
          <w:color w:val="F4F0EB"/>
          <w:sz w:val="21"/>
          <w:szCs w:val="21"/>
          <w:lang w:eastAsia="en-KE"/>
        </w:rPr>
        <w:t>$5,614B**</w:t>
      </w:r>
    </w:p>
    <w:p w14:paraId="0FD227B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This demonstrates </w:t>
      </w:r>
      <w:r w:rsidRPr="003E67AD">
        <w:rPr>
          <w:rFonts w:ascii="Inter" w:eastAsia="Times New Roman" w:hAnsi="Inter" w:cs="Times New Roman"/>
          <w:b/>
          <w:bCs/>
          <w:color w:val="F4F0EB"/>
          <w:sz w:val="21"/>
          <w:szCs w:val="21"/>
          <w:bdr w:val="single" w:sz="2" w:space="0" w:color="E5E7EB" w:frame="1"/>
          <w:lang w:eastAsia="en-KE"/>
        </w:rPr>
        <w:t>~$166 billion</w:t>
      </w:r>
      <w:r w:rsidRPr="003E67AD">
        <w:rPr>
          <w:rFonts w:ascii="Inter" w:eastAsia="Times New Roman" w:hAnsi="Inter" w:cs="Times New Roman"/>
          <w:color w:val="F4F0EB"/>
          <w:sz w:val="21"/>
          <w:szCs w:val="21"/>
          <w:lang w:eastAsia="en-KE"/>
        </w:rPr>
        <w:t> in net liquidity addition from the US central banking apparatus over Q1 2026, driven by the halt in QT and the prior complete migration of ON RRP capital into private markets.</w:t>
      </w:r>
    </w:p>
    <w:p w14:paraId="0C4AF83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European Central Bank (Eurozone)</w:t>
      </w:r>
    </w:p>
    <w:p w14:paraId="33203FA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The ECB continues passive, scheduled runoff of APP and PEPP portfolios. Source estimates range from €6.155 trillion (Report 1, as of March 20, 2026) to ~€6.3 trillion (Report 2). The </w:t>
      </w:r>
      <w:proofErr w:type="spellStart"/>
      <w:r w:rsidRPr="003E67AD">
        <w:rPr>
          <w:rFonts w:ascii="Inter" w:eastAsia="Times New Roman" w:hAnsi="Inter" w:cs="Times New Roman"/>
          <w:color w:val="F4F0EB"/>
          <w:sz w:val="21"/>
          <w:szCs w:val="21"/>
          <w:lang w:eastAsia="en-KE"/>
        </w:rPr>
        <w:t>Eurosystem</w:t>
      </w:r>
      <w:proofErr w:type="spellEnd"/>
      <w:r w:rsidRPr="003E67AD">
        <w:rPr>
          <w:rFonts w:ascii="Inter" w:eastAsia="Times New Roman" w:hAnsi="Inter" w:cs="Times New Roman"/>
          <w:color w:val="F4F0EB"/>
          <w:sz w:val="21"/>
          <w:szCs w:val="21"/>
          <w:lang w:eastAsia="en-KE"/>
        </w:rPr>
        <w:t xml:space="preserve"> consolidated financial statement is the authoritative source. </w:t>
      </w:r>
      <w:r w:rsidRPr="003E67AD">
        <w:rPr>
          <w:rFonts w:ascii="Inter" w:eastAsia="Times New Roman" w:hAnsi="Inter" w:cs="Times New Roman"/>
          <w:b/>
          <w:bCs/>
          <w:color w:val="F4F0EB"/>
          <w:sz w:val="21"/>
          <w:szCs w:val="21"/>
          <w:bdr w:val="single" w:sz="2" w:space="0" w:color="E5E7EB" w:frame="1"/>
          <w:lang w:eastAsia="en-KE"/>
        </w:rPr>
        <w:t>Consolidated estimate: ~€6.16–6.23 trillion</w:t>
      </w:r>
      <w:r w:rsidRPr="003E67AD">
        <w:rPr>
          <w:rFonts w:ascii="Inter" w:eastAsia="Times New Roman" w:hAnsi="Inter" w:cs="Times New Roman"/>
          <w:color w:val="F4F0EB"/>
          <w:sz w:val="21"/>
          <w:szCs w:val="21"/>
          <w:lang w:eastAsia="en-KE"/>
        </w:rPr>
        <w:t> (the range reflects timing differences in TLTRO maturities and weekly reporting windows).</w:t>
      </w:r>
    </w:p>
    <w:p w14:paraId="77379B7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Converted to USD at the prevailing EUR/USD rate of </w:t>
      </w:r>
      <w:r w:rsidRPr="003E67AD">
        <w:rPr>
          <w:rFonts w:ascii="Inter" w:eastAsia="Times New Roman" w:hAnsi="Inter" w:cs="Times New Roman"/>
          <w:b/>
          <w:bCs/>
          <w:color w:val="F4F0EB"/>
          <w:sz w:val="21"/>
          <w:szCs w:val="21"/>
          <w:bdr w:val="single" w:sz="2" w:space="0" w:color="E5E7EB" w:frame="1"/>
          <w:lang w:eastAsia="en-KE"/>
        </w:rPr>
        <w:t>~1.154</w:t>
      </w:r>
      <w:r w:rsidRPr="003E67AD">
        <w:rPr>
          <w:rFonts w:ascii="Inter" w:eastAsia="Times New Roman" w:hAnsi="Inter" w:cs="Times New Roman"/>
          <w:color w:val="F4F0EB"/>
          <w:sz w:val="21"/>
          <w:szCs w:val="21"/>
          <w:lang w:eastAsia="en-KE"/>
        </w:rPr>
        <w:t>, this yields approximately </w:t>
      </w:r>
      <w:r w:rsidRPr="003E67AD">
        <w:rPr>
          <w:rFonts w:ascii="Inter" w:eastAsia="Times New Roman" w:hAnsi="Inter" w:cs="Times New Roman"/>
          <w:b/>
          <w:bCs/>
          <w:color w:val="F4F0EB"/>
          <w:sz w:val="21"/>
          <w:szCs w:val="21"/>
          <w:bdr w:val="single" w:sz="2" w:space="0" w:color="E5E7EB" w:frame="1"/>
          <w:lang w:eastAsia="en-KE"/>
        </w:rPr>
        <w:t>$7,100–7,190 billion</w:t>
      </w:r>
      <w:r w:rsidRPr="003E67AD">
        <w:rPr>
          <w:rFonts w:ascii="Inter" w:eastAsia="Times New Roman" w:hAnsi="Inter" w:cs="Times New Roman"/>
          <w:color w:val="F4F0EB"/>
          <w:sz w:val="21"/>
          <w:szCs w:val="21"/>
          <w:lang w:eastAsia="en-KE"/>
        </w:rPr>
        <w:t>. Three months prior, the ECB balance sheet was </w:t>
      </w:r>
      <w:r w:rsidRPr="003E67AD">
        <w:rPr>
          <w:rFonts w:ascii="Inter" w:eastAsia="Times New Roman" w:hAnsi="Inter" w:cs="Times New Roman"/>
          <w:b/>
          <w:bCs/>
          <w:color w:val="F4F0EB"/>
          <w:sz w:val="21"/>
          <w:szCs w:val="21"/>
          <w:bdr w:val="single" w:sz="2" w:space="0" w:color="E5E7EB" w:frame="1"/>
          <w:lang w:eastAsia="en-KE"/>
        </w:rPr>
        <w:t>~€6.16–6.50 trillion</w:t>
      </w:r>
      <w:r w:rsidRPr="003E67AD">
        <w:rPr>
          <w:rFonts w:ascii="Inter" w:eastAsia="Times New Roman" w:hAnsi="Inter" w:cs="Times New Roman"/>
          <w:color w:val="F4F0EB"/>
          <w:sz w:val="21"/>
          <w:szCs w:val="21"/>
          <w:lang w:eastAsia="en-KE"/>
        </w:rPr>
        <w:t> (converted at ~1.16 EUR/USD = </w:t>
      </w:r>
      <w:r w:rsidRPr="003E67AD">
        <w:rPr>
          <w:rFonts w:ascii="Inter" w:eastAsia="Times New Roman" w:hAnsi="Inter" w:cs="Times New Roman"/>
          <w:b/>
          <w:bCs/>
          <w:color w:val="F4F0EB"/>
          <w:sz w:val="21"/>
          <w:szCs w:val="21"/>
          <w:bdr w:val="single" w:sz="2" w:space="0" w:color="E5E7EB" w:frame="1"/>
          <w:lang w:eastAsia="en-KE"/>
        </w:rPr>
        <w:t>~$7,150–7,540 billion</w:t>
      </w:r>
      <w:r w:rsidRPr="003E67AD">
        <w:rPr>
          <w:rFonts w:ascii="Inter" w:eastAsia="Times New Roman" w:hAnsi="Inter" w:cs="Times New Roman"/>
          <w:color w:val="F4F0EB"/>
          <w:sz w:val="21"/>
          <w:szCs w:val="21"/>
          <w:lang w:eastAsia="en-KE"/>
        </w:rPr>
        <w:t>).</w:t>
      </w:r>
    </w:p>
    <w:p w14:paraId="2B536F2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€9–37 billion contraction in native currency value over recent months highlights the ongoing methodical drain from the European banking sector. </w:t>
      </w:r>
      <w:r w:rsidRPr="003E67AD">
        <w:rPr>
          <w:rFonts w:ascii="Inter" w:eastAsia="Times New Roman" w:hAnsi="Inter" w:cs="Times New Roman"/>
          <w:b/>
          <w:bCs/>
          <w:color w:val="F4F0EB"/>
          <w:sz w:val="21"/>
          <w:szCs w:val="21"/>
          <w:bdr w:val="single" w:sz="2" w:space="0" w:color="E5E7EB" w:frame="1"/>
          <w:lang w:eastAsia="en-KE"/>
        </w:rPr>
        <w:t>The ECB is a persistent but modest drag on global liquidity.</w:t>
      </w:r>
    </w:p>
    <w:p w14:paraId="3ADD20D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Bank of Japan</w:t>
      </w:r>
    </w:p>
    <w:p w14:paraId="5041858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The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maintains the largest balance sheet relative to GDP (&gt;102%) among G5 members. Source estimates range from 678–760 trillion JPY, with the variation driven by which assets are included (core monetary policy portfolios vs. total consolidated assets including foreign currency operations). The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Accounts report for March 20, 2026, shows core total assets at </w:t>
      </w:r>
      <w:r w:rsidRPr="003E67AD">
        <w:rPr>
          <w:rFonts w:ascii="Inter" w:eastAsia="Times New Roman" w:hAnsi="Inter" w:cs="Times New Roman"/>
          <w:b/>
          <w:bCs/>
          <w:color w:val="F4F0EB"/>
          <w:sz w:val="21"/>
          <w:szCs w:val="21"/>
          <w:bdr w:val="single" w:sz="2" w:space="0" w:color="E5E7EB" w:frame="1"/>
          <w:lang w:eastAsia="en-KE"/>
        </w:rPr>
        <w:t>~678–684 trillion JPY</w:t>
      </w:r>
      <w:r w:rsidRPr="003E67AD">
        <w:rPr>
          <w:rFonts w:ascii="Inter" w:eastAsia="Times New Roman" w:hAnsi="Inter" w:cs="Times New Roman"/>
          <w:color w:val="F4F0EB"/>
          <w:sz w:val="21"/>
          <w:szCs w:val="21"/>
          <w:lang w:eastAsia="en-KE"/>
        </w:rPr>
        <w:t>. The FRED JPNASSETS series (which uses a broader definition) may show higher figures.</w:t>
      </w:r>
    </w:p>
    <w:p w14:paraId="7CABCF4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Consolidated estimate:</w:t>
      </w:r>
      <w:r w:rsidRPr="003E67AD">
        <w:rPr>
          <w:rFonts w:ascii="Inter" w:eastAsia="Times New Roman" w:hAnsi="Inter" w:cs="Times New Roman"/>
          <w:color w:val="F4F0EB"/>
          <w:sz w:val="21"/>
          <w:szCs w:val="21"/>
          <w:lang w:eastAsia="en-KE"/>
        </w:rPr>
        <w:t> Using the core monetary policy-relevant figure of </w:t>
      </w:r>
      <w:r w:rsidRPr="003E67AD">
        <w:rPr>
          <w:rFonts w:ascii="Inter" w:eastAsia="Times New Roman" w:hAnsi="Inter" w:cs="Times New Roman"/>
          <w:b/>
          <w:bCs/>
          <w:color w:val="F4F0EB"/>
          <w:sz w:val="21"/>
          <w:szCs w:val="21"/>
          <w:bdr w:val="single" w:sz="2" w:space="0" w:color="E5E7EB" w:frame="1"/>
          <w:lang w:eastAsia="en-KE"/>
        </w:rPr>
        <w:t>~683 trillion JPY</w:t>
      </w:r>
      <w:r w:rsidRPr="003E67AD">
        <w:rPr>
          <w:rFonts w:ascii="Inter" w:eastAsia="Times New Roman" w:hAnsi="Inter" w:cs="Times New Roman"/>
          <w:color w:val="F4F0EB"/>
          <w:sz w:val="21"/>
          <w:szCs w:val="21"/>
          <w:lang w:eastAsia="en-KE"/>
        </w:rPr>
        <w:t>, converted at USD/JPY </w:t>
      </w:r>
      <w:r w:rsidRPr="003E67AD">
        <w:rPr>
          <w:rFonts w:ascii="Inter" w:eastAsia="Times New Roman" w:hAnsi="Inter" w:cs="Times New Roman"/>
          <w:b/>
          <w:bCs/>
          <w:color w:val="F4F0EB"/>
          <w:sz w:val="21"/>
          <w:szCs w:val="21"/>
          <w:bdr w:val="single" w:sz="2" w:space="0" w:color="E5E7EB" w:frame="1"/>
          <w:lang w:eastAsia="en-KE"/>
        </w:rPr>
        <w:t>~159.5</w:t>
      </w:r>
      <w:r w:rsidRPr="003E67AD">
        <w:rPr>
          <w:rFonts w:ascii="Inter" w:eastAsia="Times New Roman" w:hAnsi="Inter" w:cs="Times New Roman"/>
          <w:color w:val="F4F0EB"/>
          <w:sz w:val="21"/>
          <w:szCs w:val="21"/>
          <w:lang w:eastAsia="en-KE"/>
        </w:rPr>
        <w:t>, yields approximately </w:t>
      </w:r>
      <w:r w:rsidRPr="003E67AD">
        <w:rPr>
          <w:rFonts w:ascii="Inter" w:eastAsia="Times New Roman" w:hAnsi="Inter" w:cs="Times New Roman"/>
          <w:b/>
          <w:bCs/>
          <w:color w:val="F4F0EB"/>
          <w:sz w:val="21"/>
          <w:szCs w:val="21"/>
          <w:bdr w:val="single" w:sz="2" w:space="0" w:color="E5E7EB" w:frame="1"/>
          <w:lang w:eastAsia="en-KE"/>
        </w:rPr>
        <w:t>$4,280–4,290 billion</w:t>
      </w:r>
      <w:r w:rsidRPr="003E67AD">
        <w:rPr>
          <w:rFonts w:ascii="Inter" w:eastAsia="Times New Roman" w:hAnsi="Inter" w:cs="Times New Roman"/>
          <w:color w:val="F4F0EB"/>
          <w:sz w:val="21"/>
          <w:szCs w:val="21"/>
          <w:lang w:eastAsia="en-KE"/>
        </w:rPr>
        <w:t>. Three months prior (~677 trillion JPY at USD/JPY ~157.0) = </w:t>
      </w:r>
      <w:r w:rsidRPr="003E67AD">
        <w:rPr>
          <w:rFonts w:ascii="Inter" w:eastAsia="Times New Roman" w:hAnsi="Inter" w:cs="Times New Roman"/>
          <w:b/>
          <w:bCs/>
          <w:color w:val="F4F0EB"/>
          <w:sz w:val="21"/>
          <w:szCs w:val="21"/>
          <w:bdr w:val="single" w:sz="2" w:space="0" w:color="E5E7EB" w:frame="1"/>
          <w:lang w:eastAsia="en-KE"/>
        </w:rPr>
        <w:t>~$4,310–4,320 billion</w:t>
      </w:r>
      <w:r w:rsidRPr="003E67AD">
        <w:rPr>
          <w:rFonts w:ascii="Inter" w:eastAsia="Times New Roman" w:hAnsi="Inter" w:cs="Times New Roman"/>
          <w:color w:val="F4F0EB"/>
          <w:sz w:val="21"/>
          <w:szCs w:val="21"/>
          <w:lang w:eastAsia="en-KE"/>
        </w:rPr>
        <w:t>.</w:t>
      </w:r>
    </w:p>
    <w:p w14:paraId="663BA4B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The USD value has slightly declined due to yen depreciation, despite the native-currency balance sheet modestly expanding. The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is a </w:t>
      </w:r>
      <w:r w:rsidRPr="003E67AD">
        <w:rPr>
          <w:rFonts w:ascii="Inter" w:eastAsia="Times New Roman" w:hAnsi="Inter" w:cs="Times New Roman"/>
          <w:b/>
          <w:bCs/>
          <w:color w:val="F4F0EB"/>
          <w:sz w:val="21"/>
          <w:szCs w:val="21"/>
          <w:bdr w:val="single" w:sz="2" w:space="0" w:color="E5E7EB" w:frame="1"/>
          <w:lang w:eastAsia="en-KE"/>
        </w:rPr>
        <w:t>near-neutral contributor</w:t>
      </w:r>
      <w:r w:rsidRPr="003E67AD">
        <w:rPr>
          <w:rFonts w:ascii="Inter" w:eastAsia="Times New Roman" w:hAnsi="Inter" w:cs="Times New Roman"/>
          <w:color w:val="F4F0EB"/>
          <w:sz w:val="21"/>
          <w:szCs w:val="21"/>
          <w:lang w:eastAsia="en-KE"/>
        </w:rPr>
        <w:t> to global liquidity in USD terms.</w:t>
      </w:r>
    </w:p>
    <w:p w14:paraId="192AFD1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People's Bank of China</w:t>
      </w:r>
    </w:p>
    <w:p w14:paraId="213C117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The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is unanimously identified across all sources as the </w:t>
      </w:r>
      <w:r w:rsidRPr="003E67AD">
        <w:rPr>
          <w:rFonts w:ascii="Inter" w:eastAsia="Times New Roman" w:hAnsi="Inter" w:cs="Times New Roman"/>
          <w:b/>
          <w:bCs/>
          <w:color w:val="F4F0EB"/>
          <w:sz w:val="21"/>
          <w:szCs w:val="21"/>
          <w:bdr w:val="single" w:sz="2" w:space="0" w:color="E5E7EB" w:frame="1"/>
          <w:lang w:eastAsia="en-KE"/>
        </w:rPr>
        <w:t>primary engine of global liquidity expansion</w:t>
      </w:r>
      <w:r w:rsidRPr="003E67AD">
        <w:rPr>
          <w:rFonts w:ascii="Inter" w:eastAsia="Times New Roman" w:hAnsi="Inter" w:cs="Times New Roman"/>
          <w:color w:val="F4F0EB"/>
          <w:sz w:val="21"/>
          <w:szCs w:val="21"/>
          <w:lang w:eastAsia="en-KE"/>
        </w:rPr>
        <w:t>. However, the estimates of balance sheet size vary meaningfully:</w:t>
      </w:r>
    </w:p>
    <w:p w14:paraId="18766E87" w14:textId="77777777" w:rsidR="003E67AD" w:rsidRPr="003E67AD" w:rsidRDefault="003E67AD" w:rsidP="003E67AD">
      <w:pPr>
        <w:numPr>
          <w:ilvl w:val="0"/>
          <w:numId w:val="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 </w:t>
      </w:r>
      <w:del w:id="2" w:author="Unknown">
        <w:r w:rsidRPr="003E67AD">
          <w:rPr>
            <w:rFonts w:ascii="Inter" w:eastAsia="Times New Roman" w:hAnsi="Inter" w:cs="Times New Roman"/>
            <w:b/>
            <w:bCs/>
            <w:color w:val="F4F0EB"/>
            <w:sz w:val="21"/>
            <w:szCs w:val="21"/>
            <w:bdr w:val="single" w:sz="2" w:space="0" w:color="E5E7EB" w:frame="1"/>
            <w:lang w:eastAsia="en-KE"/>
          </w:rPr>
          <w:delText>50,000 billion CNY (</w:delText>
        </w:r>
      </w:del>
      <w:r w:rsidRPr="003E67AD">
        <w:rPr>
          <w:rFonts w:ascii="Inter" w:eastAsia="Times New Roman" w:hAnsi="Inter" w:cs="Times New Roman"/>
          <w:b/>
          <w:bCs/>
          <w:color w:val="F4F0EB"/>
          <w:sz w:val="21"/>
          <w:szCs w:val="21"/>
          <w:bdr w:val="single" w:sz="2" w:space="0" w:color="E5E7EB" w:frame="1"/>
          <w:lang w:eastAsia="en-KE"/>
        </w:rPr>
        <w:t>$7,244B USD)</w:t>
      </w:r>
    </w:p>
    <w:p w14:paraId="127AED4A" w14:textId="77777777" w:rsidR="003E67AD" w:rsidRPr="003E67AD" w:rsidRDefault="003E67AD" w:rsidP="003E67AD">
      <w:pPr>
        <w:numPr>
          <w:ilvl w:val="0"/>
          <w:numId w:val="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 </w:t>
      </w:r>
      <w:del w:id="3" w:author="Unknown">
        <w:r w:rsidRPr="003E67AD">
          <w:rPr>
            <w:rFonts w:ascii="Inter" w:eastAsia="Times New Roman" w:hAnsi="Inter" w:cs="Times New Roman"/>
            <w:b/>
            <w:bCs/>
            <w:color w:val="F4F0EB"/>
            <w:sz w:val="21"/>
            <w:szCs w:val="21"/>
            <w:bdr w:val="single" w:sz="2" w:space="0" w:color="E5E7EB" w:frame="1"/>
            <w:lang w:eastAsia="en-KE"/>
          </w:rPr>
          <w:delText>45,000 billion CNY (</w:delText>
        </w:r>
      </w:del>
      <w:r w:rsidRPr="003E67AD">
        <w:rPr>
          <w:rFonts w:ascii="Inter" w:eastAsia="Times New Roman" w:hAnsi="Inter" w:cs="Times New Roman"/>
          <w:b/>
          <w:bCs/>
          <w:color w:val="F4F0EB"/>
          <w:sz w:val="21"/>
          <w:szCs w:val="21"/>
          <w:bdr w:val="single" w:sz="2" w:space="0" w:color="E5E7EB" w:frame="1"/>
          <w:lang w:eastAsia="en-KE"/>
        </w:rPr>
        <w:t>$6,200B USD)</w:t>
      </w:r>
    </w:p>
    <w:p w14:paraId="10EDE4DC" w14:textId="77777777" w:rsidR="003E67AD" w:rsidRPr="003E67AD" w:rsidRDefault="003E67AD" w:rsidP="003E67AD">
      <w:pPr>
        <w:numPr>
          <w:ilvl w:val="0"/>
          <w:numId w:val="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3: Could not verify</w:t>
      </w:r>
    </w:p>
    <w:p w14:paraId="11718F8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xml:space="preserve"> The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publishes its balance sheet monthly. The discrepancy likely reflects different series definitions — the broader "total assets of monetary authority" vs. narrower "central </w:t>
      </w:r>
      <w:r w:rsidRPr="003E67AD">
        <w:rPr>
          <w:rFonts w:ascii="Inter" w:eastAsia="Times New Roman" w:hAnsi="Inter" w:cs="Times New Roman"/>
          <w:color w:val="F4F0EB"/>
          <w:sz w:val="21"/>
          <w:szCs w:val="21"/>
          <w:lang w:eastAsia="en-KE"/>
        </w:rPr>
        <w:lastRenderedPageBreak/>
        <w:t xml:space="preserve">bank balance sheet." Report 1's figure of 49,986 billion CNY appears to use the comprehensive monetary authority definition, while Report 2 may use a narrower measure. For consistency and to capture the full scope of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monetary operations, the broader figure is appropriate.</w:t>
      </w:r>
    </w:p>
    <w:p w14:paraId="4C9B41E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Consolidated estimate: ~49,500–50,000 billion CNY</w:t>
      </w:r>
      <w:r w:rsidRPr="003E67AD">
        <w:rPr>
          <w:rFonts w:ascii="Inter" w:eastAsia="Times New Roman" w:hAnsi="Inter" w:cs="Times New Roman"/>
          <w:color w:val="F4F0EB"/>
          <w:sz w:val="21"/>
          <w:szCs w:val="21"/>
          <w:lang w:eastAsia="en-KE"/>
        </w:rPr>
        <w:t>, converted at USD/CNY </w:t>
      </w:r>
      <w:r w:rsidRPr="003E67AD">
        <w:rPr>
          <w:rFonts w:ascii="Inter" w:eastAsia="Times New Roman" w:hAnsi="Inter" w:cs="Times New Roman"/>
          <w:b/>
          <w:bCs/>
          <w:color w:val="F4F0EB"/>
          <w:sz w:val="21"/>
          <w:szCs w:val="21"/>
          <w:bdr w:val="single" w:sz="2" w:space="0" w:color="E5E7EB" w:frame="1"/>
          <w:lang w:eastAsia="en-KE"/>
        </w:rPr>
        <w:t>~6.90</w:t>
      </w:r>
      <w:r w:rsidRPr="003E67AD">
        <w:rPr>
          <w:rFonts w:ascii="Inter" w:eastAsia="Times New Roman" w:hAnsi="Inter" w:cs="Times New Roman"/>
          <w:color w:val="F4F0EB"/>
          <w:sz w:val="21"/>
          <w:szCs w:val="21"/>
          <w:lang w:eastAsia="en-KE"/>
        </w:rPr>
        <w:t> = </w:t>
      </w:r>
      <w:r w:rsidRPr="003E67AD">
        <w:rPr>
          <w:rFonts w:ascii="Inter" w:eastAsia="Times New Roman" w:hAnsi="Inter" w:cs="Times New Roman"/>
          <w:b/>
          <w:bCs/>
          <w:color w:val="F4F0EB"/>
          <w:sz w:val="21"/>
          <w:szCs w:val="21"/>
          <w:bdr w:val="single" w:sz="2" w:space="0" w:color="E5E7EB" w:frame="1"/>
          <w:lang w:eastAsia="en-KE"/>
        </w:rPr>
        <w:t>~$7,170–7,245 billion</w:t>
      </w:r>
      <w:r w:rsidRPr="003E67AD">
        <w:rPr>
          <w:rFonts w:ascii="Inter" w:eastAsia="Times New Roman" w:hAnsi="Inter" w:cs="Times New Roman"/>
          <w:color w:val="F4F0EB"/>
          <w:sz w:val="21"/>
          <w:szCs w:val="21"/>
          <w:lang w:eastAsia="en-KE"/>
        </w:rPr>
        <w:t>. Three months prior: ~49,000–49,320 billion CNY = </w:t>
      </w:r>
      <w:r w:rsidRPr="003E67AD">
        <w:rPr>
          <w:rFonts w:ascii="Inter" w:eastAsia="Times New Roman" w:hAnsi="Inter" w:cs="Times New Roman"/>
          <w:b/>
          <w:bCs/>
          <w:color w:val="F4F0EB"/>
          <w:sz w:val="21"/>
          <w:szCs w:val="21"/>
          <w:bdr w:val="single" w:sz="2" w:space="0" w:color="E5E7EB" w:frame="1"/>
          <w:lang w:eastAsia="en-KE"/>
        </w:rPr>
        <w:t>~$7,100–7,150 billion</w:t>
      </w:r>
      <w:r w:rsidRPr="003E67AD">
        <w:rPr>
          <w:rFonts w:ascii="Inter" w:eastAsia="Times New Roman" w:hAnsi="Inter" w:cs="Times New Roman"/>
          <w:color w:val="F4F0EB"/>
          <w:sz w:val="21"/>
          <w:szCs w:val="21"/>
          <w:lang w:eastAsia="en-KE"/>
        </w:rPr>
        <w:t xml:space="preserve">. The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has injected </w:t>
      </w:r>
      <w:r w:rsidRPr="003E67AD">
        <w:rPr>
          <w:rFonts w:ascii="Inter" w:eastAsia="Times New Roman" w:hAnsi="Inter" w:cs="Times New Roman"/>
          <w:b/>
          <w:bCs/>
          <w:color w:val="F4F0EB"/>
          <w:sz w:val="21"/>
          <w:szCs w:val="21"/>
          <w:bdr w:val="single" w:sz="2" w:space="0" w:color="E5E7EB" w:frame="1"/>
          <w:lang w:eastAsia="en-KE"/>
        </w:rPr>
        <w:t>~$70–100 billion</w:t>
      </w:r>
      <w:r w:rsidRPr="003E67AD">
        <w:rPr>
          <w:rFonts w:ascii="Inter" w:eastAsia="Times New Roman" w:hAnsi="Inter" w:cs="Times New Roman"/>
          <w:color w:val="F4F0EB"/>
          <w:sz w:val="21"/>
          <w:szCs w:val="21"/>
          <w:lang w:eastAsia="en-KE"/>
        </w:rPr>
        <w:t> in USD-equivalent base money over one quarter.</w:t>
      </w:r>
    </w:p>
    <w:p w14:paraId="7B3CD07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Bank of England</w:t>
      </w:r>
    </w:p>
    <w:p w14:paraId="6715C42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BoE maintains the smallest G5 footprint. Report 1 cites total assets at </w:t>
      </w:r>
      <w:r w:rsidRPr="003E67AD">
        <w:rPr>
          <w:rFonts w:ascii="Inter" w:eastAsia="Times New Roman" w:hAnsi="Inter" w:cs="Times New Roman"/>
          <w:b/>
          <w:bCs/>
          <w:color w:val="F4F0EB"/>
          <w:sz w:val="21"/>
          <w:szCs w:val="21"/>
          <w:bdr w:val="single" w:sz="2" w:space="0" w:color="E5E7EB" w:frame="1"/>
          <w:lang w:eastAsia="en-KE"/>
        </w:rPr>
        <w:t>£796 billion</w:t>
      </w:r>
      <w:r w:rsidRPr="003E67AD">
        <w:rPr>
          <w:rFonts w:ascii="Inter" w:eastAsia="Times New Roman" w:hAnsi="Inter" w:cs="Times New Roman"/>
          <w:color w:val="F4F0EB"/>
          <w:sz w:val="21"/>
          <w:szCs w:val="21"/>
          <w:lang w:eastAsia="en-KE"/>
        </w:rPr>
        <w:t> (including the APF loan at £553B, TFSME at £42B, and other assets). Report 2 estimates </w:t>
      </w:r>
      <w:r w:rsidRPr="003E67AD">
        <w:rPr>
          <w:rFonts w:ascii="Inter" w:eastAsia="Times New Roman" w:hAnsi="Inter" w:cs="Times New Roman"/>
          <w:b/>
          <w:bCs/>
          <w:color w:val="F4F0EB"/>
          <w:sz w:val="21"/>
          <w:szCs w:val="21"/>
          <w:bdr w:val="single" w:sz="2" w:space="0" w:color="E5E7EB" w:frame="1"/>
          <w:lang w:eastAsia="en-KE"/>
        </w:rPr>
        <w:t>~£820 billion</w:t>
      </w:r>
      <w:r w:rsidRPr="003E67AD">
        <w:rPr>
          <w:rFonts w:ascii="Inter" w:eastAsia="Times New Roman" w:hAnsi="Inter" w:cs="Times New Roman"/>
          <w:color w:val="F4F0EB"/>
          <w:sz w:val="21"/>
          <w:szCs w:val="21"/>
          <w:lang w:eastAsia="en-KE"/>
        </w:rPr>
        <w:t>. Active QT continues.</w:t>
      </w:r>
    </w:p>
    <w:p w14:paraId="49143B6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Consolidated estimate: ~£796–820 billion</w:t>
      </w:r>
      <w:r w:rsidRPr="003E67AD">
        <w:rPr>
          <w:rFonts w:ascii="Inter" w:eastAsia="Times New Roman" w:hAnsi="Inter" w:cs="Times New Roman"/>
          <w:color w:val="F4F0EB"/>
          <w:sz w:val="21"/>
          <w:szCs w:val="21"/>
          <w:lang w:eastAsia="en-KE"/>
        </w:rPr>
        <w:t>, converted at GBP/USD </w:t>
      </w:r>
      <w:r w:rsidRPr="003E67AD">
        <w:rPr>
          <w:rFonts w:ascii="Inter" w:eastAsia="Times New Roman" w:hAnsi="Inter" w:cs="Times New Roman"/>
          <w:b/>
          <w:bCs/>
          <w:color w:val="F4F0EB"/>
          <w:sz w:val="21"/>
          <w:szCs w:val="21"/>
          <w:bdr w:val="single" w:sz="2" w:space="0" w:color="E5E7EB" w:frame="1"/>
          <w:lang w:eastAsia="en-KE"/>
        </w:rPr>
        <w:t>~1.33</w:t>
      </w:r>
      <w:r w:rsidRPr="003E67AD">
        <w:rPr>
          <w:rFonts w:ascii="Inter" w:eastAsia="Times New Roman" w:hAnsi="Inter" w:cs="Times New Roman"/>
          <w:color w:val="F4F0EB"/>
          <w:sz w:val="21"/>
          <w:szCs w:val="21"/>
          <w:lang w:eastAsia="en-KE"/>
        </w:rPr>
        <w:t> = </w:t>
      </w:r>
      <w:r w:rsidRPr="003E67AD">
        <w:rPr>
          <w:rFonts w:ascii="Inter" w:eastAsia="Times New Roman" w:hAnsi="Inter" w:cs="Times New Roman"/>
          <w:b/>
          <w:bCs/>
          <w:color w:val="F4F0EB"/>
          <w:sz w:val="21"/>
          <w:szCs w:val="21"/>
          <w:bdr w:val="single" w:sz="2" w:space="0" w:color="E5E7EB" w:frame="1"/>
          <w:lang w:eastAsia="en-KE"/>
        </w:rPr>
        <w:t>~$1,059–1,091 billion</w:t>
      </w:r>
      <w:r w:rsidRPr="003E67AD">
        <w:rPr>
          <w:rFonts w:ascii="Inter" w:eastAsia="Times New Roman" w:hAnsi="Inter" w:cs="Times New Roman"/>
          <w:color w:val="F4F0EB"/>
          <w:sz w:val="21"/>
          <w:szCs w:val="21"/>
          <w:lang w:eastAsia="en-KE"/>
        </w:rPr>
        <w:t>. Contribution to global aggregate is modest.</w:t>
      </w:r>
    </w:p>
    <w:p w14:paraId="2836DF3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G5 Aggregate Calculation</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9"/>
        <w:gridCol w:w="2034"/>
        <w:gridCol w:w="2782"/>
      </w:tblGrid>
      <w:tr w:rsidR="003E67AD" w:rsidRPr="003E67AD" w14:paraId="380F169A"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1D244E"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06A571"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Current (USD 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05C979"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3-Month Prior (USD B)</w:t>
            </w:r>
          </w:p>
        </w:tc>
      </w:tr>
      <w:tr w:rsidR="003E67AD" w:rsidRPr="003E67AD" w14:paraId="163AD9A0"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5E2DE2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Federal Reserve (Assets)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1273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$6,657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FACA9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$6,490</w:t>
            </w:r>
          </w:p>
        </w:tc>
      </w:tr>
      <w:tr w:rsidR="003E67AD" w:rsidRPr="003E67AD" w14:paraId="04AB9BE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ABB8FA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Less: TGA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2491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-$876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3BC2C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-$876</w:t>
            </w:r>
          </w:p>
        </w:tc>
      </w:tr>
      <w:tr w:rsidR="003E67AD" w:rsidRPr="003E67AD" w14:paraId="7ADF932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68846C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Less: ON RRP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102F0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E957F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w:t>
            </w:r>
          </w:p>
        </w:tc>
      </w:tr>
      <w:tr w:rsidR="003E67AD" w:rsidRPr="003E67AD" w14:paraId="058C57E7"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E1C96B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ECB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CE744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$7,103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5059A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$7,150</w:t>
            </w:r>
          </w:p>
        </w:tc>
      </w:tr>
      <w:tr w:rsidR="003E67AD" w:rsidRPr="003E67AD" w14:paraId="14F57234"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414F28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Bank of Japan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A965C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$4,287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B1A43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$4,317</w:t>
            </w:r>
          </w:p>
        </w:tc>
      </w:tr>
      <w:tr w:rsidR="003E67AD" w:rsidRPr="003E67AD" w14:paraId="3F20206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72AEC6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roofErr w:type="spellStart"/>
            <w:r w:rsidRPr="003E67AD">
              <w:rPr>
                <w:rFonts w:ascii="Times New Roman" w:eastAsia="Times New Roman" w:hAnsi="Times New Roman" w:cs="Times New Roman"/>
                <w:sz w:val="21"/>
                <w:szCs w:val="21"/>
                <w:lang w:eastAsia="en-KE"/>
              </w:rPr>
              <w:t>PBoC</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BC68D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$7,245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0EBAC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$7,148</w:t>
            </w:r>
          </w:p>
        </w:tc>
      </w:tr>
      <w:tr w:rsidR="003E67AD" w:rsidRPr="003E67AD" w14:paraId="6078B8F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E87435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lastRenderedPageBreak/>
              <w:t>Bank of England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3038F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$1,059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06A1C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$879</w:t>
            </w:r>
          </w:p>
        </w:tc>
      </w:tr>
      <w:tr w:rsidR="003E67AD" w:rsidRPr="003E67AD" w14:paraId="4C18CA79"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25CB0C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G5 Net Liquidity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67BF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~$25,474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FF6D8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~$25,108</w:t>
            </w:r>
          </w:p>
        </w:tc>
      </w:tr>
    </w:tbl>
    <w:p w14:paraId="6E1C714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3-Month Absolute Growth:</w:t>
      </w:r>
      <w:r w:rsidRPr="003E67AD">
        <w:rPr>
          <w:rFonts w:ascii="Inter" w:eastAsia="Times New Roman" w:hAnsi="Inter" w:cs="Times New Roman"/>
          <w:color w:val="F4F0EB"/>
          <w:sz w:val="21"/>
          <w:szCs w:val="21"/>
          <w:lang w:eastAsia="en-KE"/>
        </w:rPr>
        <w:t> +1.46%</w:t>
      </w:r>
      <w:r w:rsidRPr="003E67AD">
        <w:rPr>
          <w:rFonts w:ascii="Inter" w:eastAsia="Times New Roman" w:hAnsi="Inter" w:cs="Times New Roman"/>
          <w:color w:val="F4F0EB"/>
          <w:sz w:val="21"/>
          <w:szCs w:val="21"/>
          <w:lang w:eastAsia="en-KE"/>
        </w:rPr>
        <w:br/>
      </w:r>
      <w:r w:rsidRPr="003E67AD">
        <w:rPr>
          <w:rFonts w:ascii="Inter" w:eastAsia="Times New Roman" w:hAnsi="Inter" w:cs="Times New Roman"/>
          <w:b/>
          <w:bCs/>
          <w:color w:val="F4F0EB"/>
          <w:sz w:val="21"/>
          <w:szCs w:val="21"/>
          <w:bdr w:val="single" w:sz="2" w:space="0" w:color="E5E7EB" w:frame="1"/>
          <w:lang w:eastAsia="en-KE"/>
        </w:rPr>
        <w:t>3-Month Annualized Growth:</w:t>
      </w:r>
      <w:r w:rsidRPr="003E67AD">
        <w:rPr>
          <w:rFonts w:ascii="Inter" w:eastAsia="Times New Roman" w:hAnsi="Inter" w:cs="Times New Roman"/>
          <w:color w:val="F4F0EB"/>
          <w:sz w:val="21"/>
          <w:szCs w:val="21"/>
          <w:lang w:eastAsia="en-KE"/>
        </w:rPr>
        <w:t> ((</w:t>
      </w:r>
      <w:proofErr w:type="gramStart"/>
      <w:r w:rsidRPr="003E67AD">
        <w:rPr>
          <w:rFonts w:ascii="Inter" w:eastAsia="Times New Roman" w:hAnsi="Inter" w:cs="Times New Roman"/>
          <w:color w:val="F4F0EB"/>
          <w:sz w:val="21"/>
          <w:szCs w:val="21"/>
          <w:lang w:eastAsia="en-KE"/>
        </w:rPr>
        <w:t>1.01456)^</w:t>
      </w:r>
      <w:proofErr w:type="gramEnd"/>
      <w:r w:rsidRPr="003E67AD">
        <w:rPr>
          <w:rFonts w:ascii="Inter" w:eastAsia="Times New Roman" w:hAnsi="Inter" w:cs="Times New Roman"/>
          <w:color w:val="F4F0EB"/>
          <w:sz w:val="21"/>
          <w:szCs w:val="21"/>
          <w:lang w:eastAsia="en-KE"/>
        </w:rPr>
        <w:t>4) - 1 = </w:t>
      </w:r>
      <w:r w:rsidRPr="003E67AD">
        <w:rPr>
          <w:rFonts w:ascii="Inter" w:eastAsia="Times New Roman" w:hAnsi="Inter" w:cs="Times New Roman"/>
          <w:b/>
          <w:bCs/>
          <w:color w:val="F4F0EB"/>
          <w:sz w:val="21"/>
          <w:szCs w:val="21"/>
          <w:bdr w:val="single" w:sz="2" w:space="0" w:color="E5E7EB" w:frame="1"/>
          <w:lang w:eastAsia="en-KE"/>
        </w:rPr>
        <w:t>+5.95%</w:t>
      </w:r>
    </w:p>
    <w:p w14:paraId="54328B2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Report 2's estimate of +4.9% annualized aligns directionally but uses slightly different component inputs (higher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estimate, lower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estimate, higher ON RRP deduction). Both estimates </w:t>
      </w:r>
      <w:r w:rsidRPr="003E67AD">
        <w:rPr>
          <w:rFonts w:ascii="Inter" w:eastAsia="Times New Roman" w:hAnsi="Inter" w:cs="Times New Roman"/>
          <w:b/>
          <w:bCs/>
          <w:color w:val="F4F0EB"/>
          <w:sz w:val="21"/>
          <w:szCs w:val="21"/>
          <w:bdr w:val="single" w:sz="2" w:space="0" w:color="E5E7EB" w:frame="1"/>
          <w:lang w:eastAsia="en-KE"/>
        </w:rPr>
        <w:t>comfortably clear the +2.5% threshold</w:t>
      </w:r>
      <w:r w:rsidRPr="003E67AD">
        <w:rPr>
          <w:rFonts w:ascii="Inter" w:eastAsia="Times New Roman" w:hAnsi="Inter" w:cs="Times New Roman"/>
          <w:color w:val="F4F0EB"/>
          <w:sz w:val="21"/>
          <w:szCs w:val="21"/>
          <w:lang w:eastAsia="en-KE"/>
        </w:rPr>
        <w:t>.</w:t>
      </w:r>
    </w:p>
    <w:p w14:paraId="321159C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Structural Narrative:</w:t>
      </w:r>
      <w:r w:rsidRPr="003E67AD">
        <w:rPr>
          <w:rFonts w:ascii="Inter" w:eastAsia="Times New Roman" w:hAnsi="Inter" w:cs="Times New Roman"/>
          <w:color w:val="F4F0EB"/>
          <w:sz w:val="21"/>
          <w:szCs w:val="21"/>
          <w:lang w:eastAsia="en-KE"/>
        </w:rPr>
        <w:t xml:space="preserve"> The rotation of global liquidity provision is the defining feature of Q1 2026. The Fed has shifted from headwind (during aggressive QT in 2023-2024) to neutral/tailwind. The complete exhaustion of the ON RRP facility means ~$2.5 trillion in previously sterilized capital has migrated back into private market intermediation — a massive shadow easing over the past 18 months. The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through RRR cuts, MLF injections, and PSL directed at infrastructure and housing, has assumed the role of marginal global liquidity provider, entirely offsetting ECB passive tightening.</w:t>
      </w:r>
    </w:p>
    <w:p w14:paraId="5EADA50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bdr w:val="single" w:sz="2" w:space="0" w:color="E5E7EB" w:frame="1"/>
          <w:lang w:eastAsia="en-KE"/>
        </w:rPr>
        <w:t>INDICATOR 1 SCORE: +1 (EXPANSION)</w:t>
      </w:r>
    </w:p>
    <w:p w14:paraId="46A185F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Confidence: HIGH — all three sources agree on direction and score</w:t>
      </w:r>
    </w:p>
    <w:p w14:paraId="3D9D2EF2"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0E5D5D8">
          <v:rect id="_x0000_i1028" style="width:0;height:0" o:hralign="center" o:hrstd="t" o:hr="t" fillcolor="#a0a0a0" stroked="f"/>
        </w:pict>
      </w:r>
    </w:p>
    <w:p w14:paraId="521EC81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III: INDICATOR 2 — G4 M2 YEAR-OVER-YEAR GROWTH</w:t>
      </w:r>
    </w:p>
    <w:p w14:paraId="01EDF8F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Scoring Rule</w:t>
      </w:r>
    </w:p>
    <w:p w14:paraId="2174C578" w14:textId="77777777" w:rsidR="003E67AD" w:rsidRPr="003E67AD" w:rsidRDefault="003E67AD" w:rsidP="003E67AD">
      <w:pPr>
        <w:numPr>
          <w:ilvl w:val="0"/>
          <w:numId w:val="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&gt; +4.0% YoY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(Expansion); strong if &gt;8%</w:t>
      </w:r>
    </w:p>
    <w:p w14:paraId="17C846BE" w14:textId="77777777" w:rsidR="003E67AD" w:rsidRPr="003E67AD" w:rsidRDefault="003E67AD" w:rsidP="003E67AD">
      <w:pPr>
        <w:numPr>
          <w:ilvl w:val="0"/>
          <w:numId w:val="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&lt; +2.0% YoY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(Contraction); severe if &lt;0%</w:t>
      </w:r>
    </w:p>
    <w:p w14:paraId="794EAFB3" w14:textId="77777777" w:rsidR="003E67AD" w:rsidRPr="003E67AD" w:rsidRDefault="003E67AD" w:rsidP="003E67AD">
      <w:pPr>
        <w:numPr>
          <w:ilvl w:val="0"/>
          <w:numId w:val="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Between +2.0% and +4.0% = </w:t>
      </w:r>
      <w:r w:rsidRPr="003E67AD">
        <w:rPr>
          <w:rFonts w:ascii="Inter" w:eastAsia="Times New Roman" w:hAnsi="Inter" w:cs="Times New Roman"/>
          <w:b/>
          <w:bCs/>
          <w:color w:val="F4F0EB"/>
          <w:sz w:val="21"/>
          <w:szCs w:val="21"/>
          <w:bdr w:val="single" w:sz="2" w:space="0" w:color="E5E7EB" w:frame="1"/>
          <w:lang w:eastAsia="en-KE"/>
        </w:rPr>
        <w:t>0</w:t>
      </w:r>
      <w:r w:rsidRPr="003E67AD">
        <w:rPr>
          <w:rFonts w:ascii="Inter" w:eastAsia="Times New Roman" w:hAnsi="Inter" w:cs="Times New Roman"/>
          <w:color w:val="F4F0EB"/>
          <w:sz w:val="21"/>
          <w:szCs w:val="21"/>
          <w:lang w:eastAsia="en-KE"/>
        </w:rPr>
        <w:t> (Neutral)</w:t>
      </w:r>
    </w:p>
    <w:p w14:paraId="5AB76D9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Regional Component Reconciliation</w:t>
      </w:r>
    </w:p>
    <w:p w14:paraId="49F36A8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United States</w:t>
      </w:r>
    </w:p>
    <w:p w14:paraId="1A49C95B" w14:textId="77777777" w:rsidR="003E67AD" w:rsidRPr="003E67AD" w:rsidRDefault="003E67AD" w:rsidP="003E67AD">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lastRenderedPageBreak/>
        <w:t>Report 1: M2 = </w:t>
      </w:r>
      <w:r w:rsidRPr="003E67AD">
        <w:rPr>
          <w:rFonts w:ascii="Inter" w:eastAsia="Times New Roman" w:hAnsi="Inter" w:cs="Times New Roman"/>
          <w:b/>
          <w:bCs/>
          <w:color w:val="F4F0EB"/>
          <w:sz w:val="21"/>
          <w:szCs w:val="21"/>
          <w:bdr w:val="single" w:sz="2" w:space="0" w:color="E5E7EB" w:frame="1"/>
          <w:lang w:eastAsia="en-KE"/>
        </w:rPr>
        <w:t>$22,667 billion</w:t>
      </w:r>
      <w:r w:rsidRPr="003E67AD">
        <w:rPr>
          <w:rFonts w:ascii="Inter" w:eastAsia="Times New Roman" w:hAnsi="Inter" w:cs="Times New Roman"/>
          <w:color w:val="F4F0EB"/>
          <w:sz w:val="21"/>
          <w:szCs w:val="21"/>
          <w:lang w:eastAsia="en-KE"/>
        </w:rPr>
        <w:t>, YoY = </w:t>
      </w:r>
      <w:r w:rsidRPr="003E67AD">
        <w:rPr>
          <w:rFonts w:ascii="Inter" w:eastAsia="Times New Roman" w:hAnsi="Inter" w:cs="Times New Roman"/>
          <w:b/>
          <w:bCs/>
          <w:color w:val="F4F0EB"/>
          <w:sz w:val="21"/>
          <w:szCs w:val="21"/>
          <w:bdr w:val="single" w:sz="2" w:space="0" w:color="E5E7EB" w:frame="1"/>
          <w:lang w:eastAsia="en-KE"/>
        </w:rPr>
        <w:t>+4.88%</w:t>
      </w:r>
    </w:p>
    <w:p w14:paraId="1BBE7084" w14:textId="77777777" w:rsidR="003E67AD" w:rsidRPr="003E67AD" w:rsidRDefault="003E67AD" w:rsidP="003E67AD">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 M2 = ~$21.6 trillion, YoY = </w:t>
      </w:r>
      <w:r w:rsidRPr="003E67AD">
        <w:rPr>
          <w:rFonts w:ascii="Inter" w:eastAsia="Times New Roman" w:hAnsi="Inter" w:cs="Times New Roman"/>
          <w:b/>
          <w:bCs/>
          <w:color w:val="F4F0EB"/>
          <w:sz w:val="21"/>
          <w:szCs w:val="21"/>
          <w:bdr w:val="single" w:sz="2" w:space="0" w:color="E5E7EB" w:frame="1"/>
          <w:lang w:eastAsia="en-KE"/>
        </w:rPr>
        <w:t>+3.5–4.0%</w:t>
      </w:r>
    </w:p>
    <w:p w14:paraId="73EF443A" w14:textId="77777777" w:rsidR="003E67AD" w:rsidRPr="003E67AD" w:rsidRDefault="003E67AD" w:rsidP="003E67AD">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3: Data not verified</w:t>
      </w:r>
    </w:p>
    <w:p w14:paraId="3D1961D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The US M2 series (FRED: M2SL) is published monthly with a ~</w:t>
      </w:r>
      <w:proofErr w:type="gramStart"/>
      <w:r w:rsidRPr="003E67AD">
        <w:rPr>
          <w:rFonts w:ascii="Inter" w:eastAsia="Times New Roman" w:hAnsi="Inter" w:cs="Times New Roman"/>
          <w:color w:val="F4F0EB"/>
          <w:sz w:val="21"/>
          <w:szCs w:val="21"/>
          <w:lang w:eastAsia="en-KE"/>
        </w:rPr>
        <w:t>6 week</w:t>
      </w:r>
      <w:proofErr w:type="gramEnd"/>
      <w:r w:rsidRPr="003E67AD">
        <w:rPr>
          <w:rFonts w:ascii="Inter" w:eastAsia="Times New Roman" w:hAnsi="Inter" w:cs="Times New Roman"/>
          <w:color w:val="F4F0EB"/>
          <w:sz w:val="21"/>
          <w:szCs w:val="21"/>
          <w:lang w:eastAsia="en-KE"/>
        </w:rPr>
        <w:t xml:space="preserve"> lag. Report 1 cites the February 2026 print; Report 2 may reference the January 2026 print or an earlier reading. The discrepancy in the absolute level ($22.67T vs. $21.6T) suggests Report 2 may be using a stale reading. Given that US M2 has been recovering steadily from its 2023 contraction and the February 2026 figure of $22.67T is the most recently published, this is adopted. </w:t>
      </w:r>
      <w:r w:rsidRPr="003E67AD">
        <w:rPr>
          <w:rFonts w:ascii="Inter" w:eastAsia="Times New Roman" w:hAnsi="Inter" w:cs="Times New Roman"/>
          <w:b/>
          <w:bCs/>
          <w:color w:val="F4F0EB"/>
          <w:sz w:val="21"/>
          <w:szCs w:val="21"/>
          <w:bdr w:val="single" w:sz="2" w:space="0" w:color="E5E7EB" w:frame="1"/>
          <w:lang w:eastAsia="en-KE"/>
        </w:rPr>
        <w:t>Consolidated: +4.88% YoY</w:t>
      </w:r>
      <w:r w:rsidRPr="003E67AD">
        <w:rPr>
          <w:rFonts w:ascii="Inter" w:eastAsia="Times New Roman" w:hAnsi="Inter" w:cs="Times New Roman"/>
          <w:color w:val="F4F0EB"/>
          <w:sz w:val="21"/>
          <w:szCs w:val="21"/>
          <w:lang w:eastAsia="en-KE"/>
        </w:rPr>
        <w:t>. This growth is driven by fiscal dominance (persistent deficits injecting deposits), the halt of QT, and normalized bank lending confidence.</w:t>
      </w:r>
    </w:p>
    <w:p w14:paraId="11CAC62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Eurozone</w:t>
      </w:r>
    </w:p>
    <w:p w14:paraId="2B1F97BD" w14:textId="77777777" w:rsidR="003E67AD" w:rsidRPr="003E67AD" w:rsidRDefault="003E67AD" w:rsidP="003E67AD">
      <w:pPr>
        <w:numPr>
          <w:ilvl w:val="0"/>
          <w:numId w:val="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 M2 = </w:t>
      </w:r>
      <w:r w:rsidRPr="003E67AD">
        <w:rPr>
          <w:rFonts w:ascii="Inter" w:eastAsia="Times New Roman" w:hAnsi="Inter" w:cs="Times New Roman"/>
          <w:b/>
          <w:bCs/>
          <w:color w:val="F4F0EB"/>
          <w:sz w:val="21"/>
          <w:szCs w:val="21"/>
          <w:bdr w:val="single" w:sz="2" w:space="0" w:color="E5E7EB" w:frame="1"/>
          <w:lang w:eastAsia="en-KE"/>
        </w:rPr>
        <w:t>€16,205 billion</w:t>
      </w:r>
      <w:r w:rsidRPr="003E67AD">
        <w:rPr>
          <w:rFonts w:ascii="Inter" w:eastAsia="Times New Roman" w:hAnsi="Inter" w:cs="Times New Roman"/>
          <w:color w:val="F4F0EB"/>
          <w:sz w:val="21"/>
          <w:szCs w:val="21"/>
          <w:lang w:eastAsia="en-KE"/>
        </w:rPr>
        <w:t>, YoY = </w:t>
      </w:r>
      <w:r w:rsidRPr="003E67AD">
        <w:rPr>
          <w:rFonts w:ascii="Inter" w:eastAsia="Times New Roman" w:hAnsi="Inter" w:cs="Times New Roman"/>
          <w:b/>
          <w:bCs/>
          <w:color w:val="F4F0EB"/>
          <w:sz w:val="21"/>
          <w:szCs w:val="21"/>
          <w:bdr w:val="single" w:sz="2" w:space="0" w:color="E5E7EB" w:frame="1"/>
          <w:lang w:eastAsia="en-KE"/>
        </w:rPr>
        <w:t>+3.40%</w:t>
      </w:r>
    </w:p>
    <w:p w14:paraId="760CE687" w14:textId="77777777" w:rsidR="003E67AD" w:rsidRPr="003E67AD" w:rsidRDefault="003E67AD" w:rsidP="003E67AD">
      <w:pPr>
        <w:numPr>
          <w:ilvl w:val="0"/>
          <w:numId w:val="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 YoY = </w:t>
      </w:r>
      <w:r w:rsidRPr="003E67AD">
        <w:rPr>
          <w:rFonts w:ascii="Inter" w:eastAsia="Times New Roman" w:hAnsi="Inter" w:cs="Times New Roman"/>
          <w:b/>
          <w:bCs/>
          <w:color w:val="F4F0EB"/>
          <w:sz w:val="21"/>
          <w:szCs w:val="21"/>
          <w:bdr w:val="single" w:sz="2" w:space="0" w:color="E5E7EB" w:frame="1"/>
          <w:lang w:eastAsia="en-KE"/>
        </w:rPr>
        <w:t>+3.5–4.0%</w:t>
      </w:r>
    </w:p>
    <w:p w14:paraId="67F4C41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Estimates are broadly consistent. Adjusted loans to households at +3.0% and to non-financial corporations at +2.9% confirm subdued private credit demand, concentrated in Germany's industrial slump. </w:t>
      </w:r>
      <w:r w:rsidRPr="003E67AD">
        <w:rPr>
          <w:rFonts w:ascii="Inter" w:eastAsia="Times New Roman" w:hAnsi="Inter" w:cs="Times New Roman"/>
          <w:b/>
          <w:bCs/>
          <w:color w:val="F4F0EB"/>
          <w:sz w:val="21"/>
          <w:szCs w:val="21"/>
          <w:bdr w:val="single" w:sz="2" w:space="0" w:color="E5E7EB" w:frame="1"/>
          <w:lang w:eastAsia="en-KE"/>
        </w:rPr>
        <w:t>Consolidated: ~+3.4% YoY</w:t>
      </w:r>
      <w:r w:rsidRPr="003E67AD">
        <w:rPr>
          <w:rFonts w:ascii="Inter" w:eastAsia="Times New Roman" w:hAnsi="Inter" w:cs="Times New Roman"/>
          <w:color w:val="F4F0EB"/>
          <w:sz w:val="21"/>
          <w:szCs w:val="21"/>
          <w:lang w:eastAsia="en-KE"/>
        </w:rPr>
        <w:t> in EUR terms.</w:t>
      </w:r>
    </w:p>
    <w:p w14:paraId="3412F0A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Japan</w:t>
      </w:r>
    </w:p>
    <w:p w14:paraId="55A647A0" w14:textId="77777777" w:rsidR="003E67AD" w:rsidRPr="003E67AD" w:rsidRDefault="003E67AD" w:rsidP="003E67AD">
      <w:pPr>
        <w:numPr>
          <w:ilvl w:val="0"/>
          <w:numId w:val="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 M2 = </w:t>
      </w:r>
      <w:r w:rsidRPr="003E67AD">
        <w:rPr>
          <w:rFonts w:ascii="Inter" w:eastAsia="Times New Roman" w:hAnsi="Inter" w:cs="Times New Roman"/>
          <w:b/>
          <w:bCs/>
          <w:color w:val="F4F0EB"/>
          <w:sz w:val="21"/>
          <w:szCs w:val="21"/>
          <w:bdr w:val="single" w:sz="2" w:space="0" w:color="E5E7EB" w:frame="1"/>
          <w:lang w:eastAsia="en-KE"/>
        </w:rPr>
        <w:t>1,274.92 trillion JPY</w:t>
      </w:r>
      <w:r w:rsidRPr="003E67AD">
        <w:rPr>
          <w:rFonts w:ascii="Inter" w:eastAsia="Times New Roman" w:hAnsi="Inter" w:cs="Times New Roman"/>
          <w:color w:val="F4F0EB"/>
          <w:sz w:val="21"/>
          <w:szCs w:val="21"/>
          <w:lang w:eastAsia="en-KE"/>
        </w:rPr>
        <w:t>, YoY = </w:t>
      </w:r>
      <w:r w:rsidRPr="003E67AD">
        <w:rPr>
          <w:rFonts w:ascii="Inter" w:eastAsia="Times New Roman" w:hAnsi="Inter" w:cs="Times New Roman"/>
          <w:b/>
          <w:bCs/>
          <w:color w:val="F4F0EB"/>
          <w:sz w:val="21"/>
          <w:szCs w:val="21"/>
          <w:bdr w:val="single" w:sz="2" w:space="0" w:color="E5E7EB" w:frame="1"/>
          <w:lang w:eastAsia="en-KE"/>
        </w:rPr>
        <w:t>+1.70%</w:t>
      </w:r>
    </w:p>
    <w:p w14:paraId="6716979E" w14:textId="77777777" w:rsidR="003E67AD" w:rsidRPr="003E67AD" w:rsidRDefault="003E67AD" w:rsidP="003E67AD">
      <w:pPr>
        <w:numPr>
          <w:ilvl w:val="0"/>
          <w:numId w:val="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 YoY = </w:t>
      </w:r>
      <w:r w:rsidRPr="003E67AD">
        <w:rPr>
          <w:rFonts w:ascii="Inter" w:eastAsia="Times New Roman" w:hAnsi="Inter" w:cs="Times New Roman"/>
          <w:b/>
          <w:bCs/>
          <w:color w:val="F4F0EB"/>
          <w:sz w:val="21"/>
          <w:szCs w:val="21"/>
          <w:bdr w:val="single" w:sz="2" w:space="0" w:color="E5E7EB" w:frame="1"/>
          <w:lang w:eastAsia="en-KE"/>
        </w:rPr>
        <w:t>+2.0–2.5%</w:t>
      </w:r>
    </w:p>
    <w:p w14:paraId="68C3881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xml:space="preserve"> Japan is the clear laggard. The </w:t>
      </w:r>
      <w:proofErr w:type="spellStart"/>
      <w:r w:rsidRPr="003E67AD">
        <w:rPr>
          <w:rFonts w:ascii="Inter" w:eastAsia="Times New Roman" w:hAnsi="Inter" w:cs="Times New Roman"/>
          <w:color w:val="F4F0EB"/>
          <w:sz w:val="21"/>
          <w:szCs w:val="21"/>
          <w:lang w:eastAsia="en-KE"/>
        </w:rPr>
        <w:t>BoJ's</w:t>
      </w:r>
      <w:proofErr w:type="spellEnd"/>
      <w:r w:rsidRPr="003E67AD">
        <w:rPr>
          <w:rFonts w:ascii="Inter" w:eastAsia="Times New Roman" w:hAnsi="Inter" w:cs="Times New Roman"/>
          <w:color w:val="F4F0EB"/>
          <w:sz w:val="21"/>
          <w:szCs w:val="21"/>
          <w:lang w:eastAsia="en-KE"/>
        </w:rPr>
        <w:t xml:space="preserve"> exit from negative rates and YCC, with the policy rate at 0.75% (highest since 1995), has introduced friction into credit markets. Corporate cash hoarding and demographic headwinds suppress credit expansion. </w:t>
      </w:r>
      <w:r w:rsidRPr="003E67AD">
        <w:rPr>
          <w:rFonts w:ascii="Inter" w:eastAsia="Times New Roman" w:hAnsi="Inter" w:cs="Times New Roman"/>
          <w:b/>
          <w:bCs/>
          <w:color w:val="F4F0EB"/>
          <w:sz w:val="21"/>
          <w:szCs w:val="21"/>
          <w:bdr w:val="single" w:sz="2" w:space="0" w:color="E5E7EB" w:frame="1"/>
          <w:lang w:eastAsia="en-KE"/>
        </w:rPr>
        <w:t>Consolidated: ~+1.7–2.0% YoY</w:t>
      </w:r>
      <w:r w:rsidRPr="003E67AD">
        <w:rPr>
          <w:rFonts w:ascii="Inter" w:eastAsia="Times New Roman" w:hAnsi="Inter" w:cs="Times New Roman"/>
          <w:color w:val="F4F0EB"/>
          <w:sz w:val="21"/>
          <w:szCs w:val="21"/>
          <w:lang w:eastAsia="en-KE"/>
        </w:rPr>
        <w:t> in JPY terms.</w:t>
      </w:r>
    </w:p>
    <w:p w14:paraId="30482E8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43" w:after="137" w:line="240" w:lineRule="auto"/>
        <w:outlineLvl w:val="3"/>
        <w:rPr>
          <w:rFonts w:ascii="system-ui" w:eastAsia="Times New Roman" w:hAnsi="system-ui" w:cs="Times New Roman"/>
          <w:b/>
          <w:bCs/>
          <w:color w:val="FFFFFF"/>
          <w:spacing w:val="-6"/>
          <w:sz w:val="24"/>
          <w:szCs w:val="24"/>
          <w:lang w:eastAsia="en-KE"/>
        </w:rPr>
      </w:pPr>
      <w:r w:rsidRPr="003E67AD">
        <w:rPr>
          <w:rFonts w:ascii="system-ui" w:eastAsia="Times New Roman" w:hAnsi="system-ui" w:cs="Times New Roman"/>
          <w:b/>
          <w:bCs/>
          <w:color w:val="FFFFFF"/>
          <w:spacing w:val="-6"/>
          <w:sz w:val="24"/>
          <w:szCs w:val="24"/>
          <w:lang w:eastAsia="en-KE"/>
        </w:rPr>
        <w:t>China</w:t>
      </w:r>
    </w:p>
    <w:p w14:paraId="5C2D9A8D" w14:textId="77777777" w:rsidR="003E67AD" w:rsidRPr="003E67AD" w:rsidRDefault="003E67AD" w:rsidP="003E67AD">
      <w:pPr>
        <w:numPr>
          <w:ilvl w:val="0"/>
          <w:numId w:val="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 M2 = </w:t>
      </w:r>
      <w:r w:rsidRPr="003E67AD">
        <w:rPr>
          <w:rFonts w:ascii="Inter" w:eastAsia="Times New Roman" w:hAnsi="Inter" w:cs="Times New Roman"/>
          <w:b/>
          <w:bCs/>
          <w:color w:val="F4F0EB"/>
          <w:sz w:val="21"/>
          <w:szCs w:val="21"/>
          <w:bdr w:val="single" w:sz="2" w:space="0" w:color="E5E7EB" w:frame="1"/>
          <w:lang w:eastAsia="en-KE"/>
        </w:rPr>
        <w:t>349.22 trillion CNY</w:t>
      </w:r>
      <w:r w:rsidRPr="003E67AD">
        <w:rPr>
          <w:rFonts w:ascii="Inter" w:eastAsia="Times New Roman" w:hAnsi="Inter" w:cs="Times New Roman"/>
          <w:color w:val="F4F0EB"/>
          <w:sz w:val="21"/>
          <w:szCs w:val="21"/>
          <w:lang w:eastAsia="en-KE"/>
        </w:rPr>
        <w:t>, YoY = </w:t>
      </w:r>
      <w:r w:rsidRPr="003E67AD">
        <w:rPr>
          <w:rFonts w:ascii="Inter" w:eastAsia="Times New Roman" w:hAnsi="Inter" w:cs="Times New Roman"/>
          <w:b/>
          <w:bCs/>
          <w:color w:val="F4F0EB"/>
          <w:sz w:val="21"/>
          <w:szCs w:val="21"/>
          <w:bdr w:val="single" w:sz="2" w:space="0" w:color="E5E7EB" w:frame="1"/>
          <w:lang w:eastAsia="en-KE"/>
        </w:rPr>
        <w:t>+9.00%</w:t>
      </w:r>
    </w:p>
    <w:p w14:paraId="5C8F0530" w14:textId="77777777" w:rsidR="003E67AD" w:rsidRPr="003E67AD" w:rsidRDefault="003E67AD" w:rsidP="003E67AD">
      <w:pPr>
        <w:numPr>
          <w:ilvl w:val="0"/>
          <w:numId w:val="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 YoY = </w:t>
      </w:r>
      <w:r w:rsidRPr="003E67AD">
        <w:rPr>
          <w:rFonts w:ascii="Inter" w:eastAsia="Times New Roman" w:hAnsi="Inter" w:cs="Times New Roman"/>
          <w:b/>
          <w:bCs/>
          <w:color w:val="F4F0EB"/>
          <w:sz w:val="21"/>
          <w:szCs w:val="21"/>
          <w:bdr w:val="single" w:sz="2" w:space="0" w:color="E5E7EB" w:frame="1"/>
          <w:lang w:eastAsia="en-KE"/>
        </w:rPr>
        <w:t>+7.0–7.5%</w:t>
      </w:r>
    </w:p>
    <w:p w14:paraId="75C6E6D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Reconciliation:</w:t>
      </w:r>
      <w:r w:rsidRPr="003E67AD">
        <w:rPr>
          <w:rFonts w:ascii="Inter" w:eastAsia="Times New Roman" w:hAnsi="Inter" w:cs="Times New Roman"/>
          <w:color w:val="F4F0EB"/>
          <w:sz w:val="21"/>
          <w:szCs w:val="21"/>
          <w:lang w:eastAsia="en-KE"/>
        </w:rPr>
        <w:t xml:space="preserve"> This is a material discrepancy. Report 1 cites the </w:t>
      </w:r>
      <w:proofErr w:type="spellStart"/>
      <w:r w:rsidRPr="003E67AD">
        <w:rPr>
          <w:rFonts w:ascii="Inter" w:eastAsia="Times New Roman" w:hAnsi="Inter" w:cs="Times New Roman"/>
          <w:color w:val="F4F0EB"/>
          <w:sz w:val="21"/>
          <w:szCs w:val="21"/>
          <w:lang w:eastAsia="en-KE"/>
        </w:rPr>
        <w:t>PBoC's</w:t>
      </w:r>
      <w:proofErr w:type="spellEnd"/>
      <w:r w:rsidRPr="003E67AD">
        <w:rPr>
          <w:rFonts w:ascii="Inter" w:eastAsia="Times New Roman" w:hAnsi="Inter" w:cs="Times New Roman"/>
          <w:color w:val="F4F0EB"/>
          <w:sz w:val="21"/>
          <w:szCs w:val="21"/>
          <w:lang w:eastAsia="en-KE"/>
        </w:rPr>
        <w:t xml:space="preserve"> February 2026 print at +9.0%; Report 2 estimates +7.0–7.5%. The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publishes M2 data monthly. The +9.0% figure, if sourced from the official February 2026 release, is the more authoritative input. State-directed bank lending to infrastructure and property stabilization programs supports a high growth rate. </w:t>
      </w:r>
      <w:r w:rsidRPr="003E67AD">
        <w:rPr>
          <w:rFonts w:ascii="Inter" w:eastAsia="Times New Roman" w:hAnsi="Inter" w:cs="Times New Roman"/>
          <w:b/>
          <w:bCs/>
          <w:color w:val="F4F0EB"/>
          <w:sz w:val="21"/>
          <w:szCs w:val="21"/>
          <w:bdr w:val="single" w:sz="2" w:space="0" w:color="E5E7EB" w:frame="1"/>
          <w:lang w:eastAsia="en-KE"/>
        </w:rPr>
        <w:t>Consolidated: ~+9.0% YoY</w:t>
      </w:r>
      <w:r w:rsidRPr="003E67AD">
        <w:rPr>
          <w:rFonts w:ascii="Inter" w:eastAsia="Times New Roman" w:hAnsi="Inter" w:cs="Times New Roman"/>
          <w:color w:val="F4F0EB"/>
          <w:sz w:val="21"/>
          <w:szCs w:val="21"/>
          <w:lang w:eastAsia="en-KE"/>
        </w:rPr>
        <w:t> in CNY terms, acknowledging that money velocity within China remains severely depressed (a significant qualitative caveat — much of this M2 is trapped as precautionary household savings rather than circulating productively).</w:t>
      </w:r>
    </w:p>
    <w:p w14:paraId="6A92AF3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USD-Weighted Aggregate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5"/>
        <w:gridCol w:w="1571"/>
        <w:gridCol w:w="1555"/>
        <w:gridCol w:w="2774"/>
      </w:tblGrid>
      <w:tr w:rsidR="003E67AD" w:rsidRPr="003E67AD" w14:paraId="1529E854"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593E48"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lastRenderedPageBreak/>
              <w:t>Region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2B70D73"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Est. USD M2</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8BBE95"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YoY Growth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1B30C0"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Weighted Contribution</w:t>
            </w:r>
          </w:p>
        </w:tc>
      </w:tr>
      <w:tr w:rsidR="003E67AD" w:rsidRPr="003E67AD" w14:paraId="171054D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3C2A94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United States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E586B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$22.67T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6E574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+4.88%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17F4A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~1.11%</w:t>
            </w:r>
          </w:p>
        </w:tc>
      </w:tr>
      <w:tr w:rsidR="003E67AD" w:rsidRPr="003E67AD" w14:paraId="6D3DD58D"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892ED0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Eurozone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9D1A1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~$18.73T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FE9C5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C0104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~0.64%</w:t>
            </w:r>
          </w:p>
        </w:tc>
      </w:tr>
      <w:tr w:rsidR="003E67AD" w:rsidRPr="003E67AD" w14:paraId="5D204E27"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83666E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China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1770B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~$50.29T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4C9FA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+9.00%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95D53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~4.54%</w:t>
            </w:r>
          </w:p>
        </w:tc>
      </w:tr>
      <w:tr w:rsidR="003E67AD" w:rsidRPr="003E67AD" w14:paraId="5291465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B63257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Japan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A0B39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~$7.99T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5DF7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2B135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~0.14%</w:t>
            </w:r>
          </w:p>
        </w:tc>
      </w:tr>
      <w:tr w:rsidR="003E67AD" w:rsidRPr="003E67AD" w14:paraId="523D547D"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A448D1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G4 Aggregate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56D2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~$99.68T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98EA5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63443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~+6.43%</w:t>
            </w:r>
          </w:p>
        </w:tc>
      </w:tr>
    </w:tbl>
    <w:p w14:paraId="15DF1D1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2's estimate of ~+5.0% uses lower component growth rates and notes that the FX translation effect (dollar weakness boosting foreign M2 in USD terms) contributes ~4% to the aggregate. Even using Report 2's more conservative inputs, the aggregate exceeds +4.0%.</w:t>
      </w:r>
    </w:p>
    <w:p w14:paraId="2B6B175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dominance of Chinese M2 ($50.3T, more than double US M2) in the global aggregate is the defining feature. China's 9.0% growth rate acts as a massive anchor, dragging the global aggregate well above the expansion threshold regardless of European and Japanese weakness.</w:t>
      </w:r>
    </w:p>
    <w:p w14:paraId="466AB88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Qualitative Caveat:</w:t>
      </w:r>
      <w:r w:rsidRPr="003E67AD">
        <w:rPr>
          <w:rFonts w:ascii="Inter" w:eastAsia="Times New Roman" w:hAnsi="Inter" w:cs="Times New Roman"/>
          <w:color w:val="F4F0EB"/>
          <w:sz w:val="21"/>
          <w:szCs w:val="21"/>
          <w:lang w:eastAsia="en-KE"/>
        </w:rPr>
        <w:t> The 9.0% Chinese M2 growth contains a meaningful velocity illusion. A substantial portion reflects precautionary savings accumulation and state-directed credit that is not translating into productive consumption or investment. From Protocol 26's strict quantitative perspective, the sheer volume of fiat creation still counts — but the quality of this growth is questionable and represents a vulnerability if stimulus programs are curtailed.</w:t>
      </w:r>
    </w:p>
    <w:p w14:paraId="0736B43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bdr w:val="single" w:sz="2" w:space="0" w:color="E5E7EB" w:frame="1"/>
          <w:lang w:eastAsia="en-KE"/>
        </w:rPr>
        <w:t>INDICATOR 2 SCORE: +1 (EXPANSION)</w:t>
      </w:r>
    </w:p>
    <w:p w14:paraId="58AB93C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Confidence: HIGH — both scorable sources agree; range of aggregate estimates (+5.0% to +6.4%) comfortably clears the +4.0% threshold</w:t>
      </w:r>
    </w:p>
    <w:p w14:paraId="4950A97C"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C49B09D">
          <v:rect id="_x0000_i1029" style="width:0;height:0" o:hralign="center" o:hrstd="t" o:hr="t" fillcolor="#a0a0a0" stroked="f"/>
        </w:pict>
      </w:r>
    </w:p>
    <w:p w14:paraId="3682C76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lastRenderedPageBreak/>
        <w:t>SECTION IV: INDICATOR 3 — DXY vs. 200-DAY SMA</w:t>
      </w:r>
    </w:p>
    <w:p w14:paraId="522772B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Scoring Rule</w:t>
      </w:r>
    </w:p>
    <w:p w14:paraId="4E696D5D" w14:textId="77777777" w:rsidR="003E67AD" w:rsidRPr="003E67AD" w:rsidRDefault="003E67AD" w:rsidP="003E67AD">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DXY ≥ 2% below 200d SMA </w:t>
      </w:r>
      <w:r w:rsidRPr="003E67AD">
        <w:rPr>
          <w:rFonts w:ascii="Inter" w:eastAsia="Times New Roman" w:hAnsi="Inter" w:cs="Times New Roman"/>
          <w:b/>
          <w:bCs/>
          <w:color w:val="F4F0EB"/>
          <w:sz w:val="21"/>
          <w:szCs w:val="21"/>
          <w:bdr w:val="single" w:sz="2" w:space="0" w:color="E5E7EB" w:frame="1"/>
          <w:lang w:eastAsia="en-KE"/>
        </w:rPr>
        <w:t>OR</w:t>
      </w:r>
      <w:r w:rsidRPr="003E67AD">
        <w:rPr>
          <w:rFonts w:ascii="Inter" w:eastAsia="Times New Roman" w:hAnsi="Inter" w:cs="Times New Roman"/>
          <w:color w:val="F4F0EB"/>
          <w:sz w:val="21"/>
          <w:szCs w:val="21"/>
          <w:lang w:eastAsia="en-KE"/>
        </w:rPr>
        <w:t> 5+ consecutive closes below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(Expansion)</w:t>
      </w:r>
    </w:p>
    <w:p w14:paraId="3D95652C" w14:textId="77777777" w:rsidR="003E67AD" w:rsidRPr="003E67AD" w:rsidRDefault="003E67AD" w:rsidP="003E67AD">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DXY ≥ 2% above 200d SMA </w:t>
      </w:r>
      <w:r w:rsidRPr="003E67AD">
        <w:rPr>
          <w:rFonts w:ascii="Inter" w:eastAsia="Times New Roman" w:hAnsi="Inter" w:cs="Times New Roman"/>
          <w:b/>
          <w:bCs/>
          <w:color w:val="F4F0EB"/>
          <w:sz w:val="21"/>
          <w:szCs w:val="21"/>
          <w:bdr w:val="single" w:sz="2" w:space="0" w:color="E5E7EB" w:frame="1"/>
          <w:lang w:eastAsia="en-KE"/>
        </w:rPr>
        <w:t>OR</w:t>
      </w:r>
      <w:r w:rsidRPr="003E67AD">
        <w:rPr>
          <w:rFonts w:ascii="Inter" w:eastAsia="Times New Roman" w:hAnsi="Inter" w:cs="Times New Roman"/>
          <w:color w:val="F4F0EB"/>
          <w:sz w:val="21"/>
          <w:szCs w:val="21"/>
          <w:lang w:eastAsia="en-KE"/>
        </w:rPr>
        <w:t> 5+ consecutive closes above = </w:t>
      </w:r>
      <w:r w:rsidRPr="003E67AD">
        <w:rPr>
          <w:rFonts w:ascii="Inter" w:eastAsia="Times New Roman" w:hAnsi="Inter" w:cs="Times New Roman"/>
          <w:b/>
          <w:bCs/>
          <w:color w:val="F4F0EB"/>
          <w:sz w:val="21"/>
          <w:szCs w:val="21"/>
          <w:bdr w:val="single" w:sz="2" w:space="0" w:color="E5E7EB" w:frame="1"/>
          <w:lang w:eastAsia="en-KE"/>
        </w:rPr>
        <w:t>-1</w:t>
      </w:r>
      <w:r w:rsidRPr="003E67AD">
        <w:rPr>
          <w:rFonts w:ascii="Inter" w:eastAsia="Times New Roman" w:hAnsi="Inter" w:cs="Times New Roman"/>
          <w:color w:val="F4F0EB"/>
          <w:sz w:val="21"/>
          <w:szCs w:val="21"/>
          <w:lang w:eastAsia="en-KE"/>
        </w:rPr>
        <w:t> (Contraction)</w:t>
      </w:r>
    </w:p>
    <w:p w14:paraId="27572167" w14:textId="77777777" w:rsidR="003E67AD" w:rsidRPr="003E67AD" w:rsidRDefault="003E67AD" w:rsidP="003E67AD">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Within ±2% band (lacking 5 consecutive directional closes) = </w:t>
      </w:r>
      <w:r w:rsidRPr="003E67AD">
        <w:rPr>
          <w:rFonts w:ascii="Inter" w:eastAsia="Times New Roman" w:hAnsi="Inter" w:cs="Times New Roman"/>
          <w:b/>
          <w:bCs/>
          <w:color w:val="F4F0EB"/>
          <w:sz w:val="21"/>
          <w:szCs w:val="21"/>
          <w:bdr w:val="single" w:sz="2" w:space="0" w:color="E5E7EB" w:frame="1"/>
          <w:lang w:eastAsia="en-KE"/>
        </w:rPr>
        <w:t>0</w:t>
      </w:r>
      <w:r w:rsidRPr="003E67AD">
        <w:rPr>
          <w:rFonts w:ascii="Inter" w:eastAsia="Times New Roman" w:hAnsi="Inter" w:cs="Times New Roman"/>
          <w:color w:val="F4F0EB"/>
          <w:sz w:val="21"/>
          <w:szCs w:val="21"/>
          <w:lang w:eastAsia="en-KE"/>
        </w:rPr>
        <w:t> (Neutral)</w:t>
      </w:r>
    </w:p>
    <w:p w14:paraId="54A92CC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THE CRITICAL DISCREPANCY</w:t>
      </w:r>
    </w:p>
    <w:p w14:paraId="7927CF9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This indicator produces the </w:t>
      </w:r>
      <w:r w:rsidRPr="003E67AD">
        <w:rPr>
          <w:rFonts w:ascii="Inter" w:eastAsia="Times New Roman" w:hAnsi="Inter" w:cs="Times New Roman"/>
          <w:b/>
          <w:bCs/>
          <w:color w:val="F4F0EB"/>
          <w:sz w:val="21"/>
          <w:szCs w:val="21"/>
          <w:bdr w:val="single" w:sz="2" w:space="0" w:color="E5E7EB" w:frame="1"/>
          <w:lang w:eastAsia="en-KE"/>
        </w:rPr>
        <w:t>sole material disagreement</w:t>
      </w:r>
      <w:r w:rsidRPr="003E67AD">
        <w:rPr>
          <w:rFonts w:ascii="Inter" w:eastAsia="Times New Roman" w:hAnsi="Inter" w:cs="Times New Roman"/>
          <w:color w:val="F4F0EB"/>
          <w:sz w:val="21"/>
          <w:szCs w:val="21"/>
          <w:lang w:eastAsia="en-KE"/>
        </w:rPr>
        <w:t> between the source analyses, driven entirely by conflicting estimates of the 200-day SMA level: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5"/>
        <w:gridCol w:w="1386"/>
        <w:gridCol w:w="2072"/>
        <w:gridCol w:w="1079"/>
        <w:gridCol w:w="2013"/>
      </w:tblGrid>
      <w:tr w:rsidR="003E67AD" w:rsidRPr="003E67AD" w14:paraId="11507C56"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54CDDF"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6AA606"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DXY 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700EFF"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200d SMA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FC05CE"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Distance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77A061"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Score</w:t>
            </w:r>
          </w:p>
        </w:tc>
      </w:tr>
      <w:tr w:rsidR="003E67AD" w:rsidRPr="003E67AD" w14:paraId="0B48874D"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57BEB39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Report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FC016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~99.85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CF38B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99.61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C0A6D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CC78F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0 (Neutral)</w:t>
            </w:r>
          </w:p>
        </w:tc>
      </w:tr>
      <w:tr w:rsidR="003E67AD" w:rsidRPr="003E67AD" w14:paraId="7FE98887"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87B4EF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Report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914A3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99.89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D852B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97.08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EA9F5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+2.89%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F0549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 (Contraction)</w:t>
            </w:r>
          </w:p>
        </w:tc>
      </w:tr>
      <w:tr w:rsidR="003E67AD" w:rsidRPr="003E67AD" w14:paraId="46E4AB6B"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D27B04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Report 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A2A32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59153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~98.36</w:t>
            </w:r>
            <w:r w:rsidRPr="003E67AD">
              <w:rPr>
                <w:rFonts w:ascii="Times New Roman" w:eastAsia="Times New Roman" w:hAnsi="Times New Roman" w:cs="Times New Roman"/>
                <w:sz w:val="21"/>
                <w:szCs w:val="21"/>
                <w:lang w:eastAsia="en-KE"/>
              </w:rPr>
              <w:t> (</w:t>
            </w:r>
            <w:proofErr w:type="spellStart"/>
            <w:r w:rsidRPr="003E67AD">
              <w:rPr>
                <w:rFonts w:ascii="Times New Roman" w:eastAsia="Times New Roman" w:hAnsi="Times New Roman" w:cs="Times New Roman"/>
                <w:sz w:val="21"/>
                <w:szCs w:val="21"/>
                <w:lang w:eastAsia="en-KE"/>
              </w:rPr>
              <w:t>Barchart</w:t>
            </w:r>
            <w:proofErr w:type="spellEnd"/>
            <w:r w:rsidRPr="003E67AD">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8E910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5DA08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N/A</w:t>
            </w:r>
          </w:p>
        </w:tc>
      </w:tr>
    </w:tbl>
    <w:p w14:paraId="4D91074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DXY spot level is consistent across sources (~99.85–99.90). The disagreement is entirely in the 200-day SMA calculation: </w:t>
      </w:r>
      <w:r w:rsidRPr="003E67AD">
        <w:rPr>
          <w:rFonts w:ascii="Inter" w:eastAsia="Times New Roman" w:hAnsi="Inter" w:cs="Times New Roman"/>
          <w:b/>
          <w:bCs/>
          <w:color w:val="F4F0EB"/>
          <w:sz w:val="21"/>
          <w:szCs w:val="21"/>
          <w:bdr w:val="single" w:sz="2" w:space="0" w:color="E5E7EB" w:frame="1"/>
          <w:lang w:eastAsia="en-KE"/>
        </w:rPr>
        <w:t>99.61</w:t>
      </w:r>
      <w:r w:rsidRPr="003E67AD">
        <w:rPr>
          <w:rFonts w:ascii="Inter" w:eastAsia="Times New Roman" w:hAnsi="Inter" w:cs="Times New Roman"/>
          <w:color w:val="F4F0EB"/>
          <w:sz w:val="21"/>
          <w:szCs w:val="21"/>
          <w:lang w:eastAsia="en-KE"/>
        </w:rPr>
        <w:t> vs. </w:t>
      </w:r>
      <w:r w:rsidRPr="003E67AD">
        <w:rPr>
          <w:rFonts w:ascii="Inter" w:eastAsia="Times New Roman" w:hAnsi="Inter" w:cs="Times New Roman"/>
          <w:b/>
          <w:bCs/>
          <w:color w:val="F4F0EB"/>
          <w:sz w:val="21"/>
          <w:szCs w:val="21"/>
          <w:bdr w:val="single" w:sz="2" w:space="0" w:color="E5E7EB" w:frame="1"/>
          <w:lang w:eastAsia="en-KE"/>
        </w:rPr>
        <w:t>97.08</w:t>
      </w:r>
      <w:r w:rsidRPr="003E67AD">
        <w:rPr>
          <w:rFonts w:ascii="Inter" w:eastAsia="Times New Roman" w:hAnsi="Inter" w:cs="Times New Roman"/>
          <w:color w:val="F4F0EB"/>
          <w:sz w:val="21"/>
          <w:szCs w:val="21"/>
          <w:lang w:eastAsia="en-KE"/>
        </w:rPr>
        <w:t> vs. </w:t>
      </w:r>
      <w:r w:rsidRPr="003E67AD">
        <w:rPr>
          <w:rFonts w:ascii="Inter" w:eastAsia="Times New Roman" w:hAnsi="Inter" w:cs="Times New Roman"/>
          <w:b/>
          <w:bCs/>
          <w:color w:val="F4F0EB"/>
          <w:sz w:val="21"/>
          <w:szCs w:val="21"/>
          <w:bdr w:val="single" w:sz="2" w:space="0" w:color="E5E7EB" w:frame="1"/>
          <w:lang w:eastAsia="en-KE"/>
        </w:rPr>
        <w:t>98.36</w:t>
      </w:r>
      <w:r w:rsidRPr="003E67AD">
        <w:rPr>
          <w:rFonts w:ascii="Inter" w:eastAsia="Times New Roman" w:hAnsi="Inter" w:cs="Times New Roman"/>
          <w:color w:val="F4F0EB"/>
          <w:sz w:val="21"/>
          <w:szCs w:val="21"/>
          <w:lang w:eastAsia="en-KE"/>
        </w:rPr>
        <w:t>.</w:t>
      </w:r>
    </w:p>
    <w:p w14:paraId="4FD02B3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Reconciliation Analysis</w:t>
      </w:r>
    </w:p>
    <w:p w14:paraId="0016DEB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200-day SMA is a mechanical calculation requiring exactly 200 trailing daily closing prices. The divergence reflects one or more of:</w:t>
      </w:r>
    </w:p>
    <w:p w14:paraId="0869A32A" w14:textId="77777777" w:rsidR="003E67AD" w:rsidRPr="003E67AD" w:rsidRDefault="003E67AD" w:rsidP="003E67AD">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Data source differences:</w:t>
      </w:r>
      <w:r w:rsidRPr="003E67AD">
        <w:rPr>
          <w:rFonts w:ascii="Inter" w:eastAsia="Times New Roman" w:hAnsi="Inter" w:cs="Times New Roman"/>
          <w:color w:val="F4F0EB"/>
          <w:sz w:val="21"/>
          <w:szCs w:val="21"/>
          <w:lang w:eastAsia="en-KE"/>
        </w:rPr>
        <w:t> ICE DXY futures vs. cash DXY index vs. other index calculations may produce slightly different daily closes</w:t>
      </w:r>
    </w:p>
    <w:p w14:paraId="57A52F97" w14:textId="77777777" w:rsidR="003E67AD" w:rsidRPr="003E67AD" w:rsidRDefault="003E67AD" w:rsidP="003E67AD">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Calculation window:</w:t>
      </w:r>
      <w:r w:rsidRPr="003E67AD">
        <w:rPr>
          <w:rFonts w:ascii="Inter" w:eastAsia="Times New Roman" w:hAnsi="Inter" w:cs="Times New Roman"/>
          <w:color w:val="F4F0EB"/>
          <w:sz w:val="21"/>
          <w:szCs w:val="21"/>
          <w:lang w:eastAsia="en-KE"/>
        </w:rPr>
        <w:t> Slight differences in the exact 200 trading days included</w:t>
      </w:r>
    </w:p>
    <w:p w14:paraId="771F973A" w14:textId="77777777" w:rsidR="003E67AD" w:rsidRPr="003E67AD" w:rsidRDefault="003E67AD" w:rsidP="003E67AD">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Potential error:</w:t>
      </w:r>
      <w:r w:rsidRPr="003E67AD">
        <w:rPr>
          <w:rFonts w:ascii="Inter" w:eastAsia="Times New Roman" w:hAnsi="Inter" w:cs="Times New Roman"/>
          <w:color w:val="F4F0EB"/>
          <w:sz w:val="21"/>
          <w:szCs w:val="21"/>
          <w:lang w:eastAsia="en-KE"/>
        </w:rPr>
        <w:t> A 2.5-point spread between 97.08 and 99.61 is too large to be explained by minor data sourcing differences alone</w:t>
      </w:r>
    </w:p>
    <w:p w14:paraId="11F97ED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Contextual plausibility test:</w:t>
      </w:r>
      <w:r w:rsidRPr="003E67AD">
        <w:rPr>
          <w:rFonts w:ascii="Inter" w:eastAsia="Times New Roman" w:hAnsi="Inter" w:cs="Times New Roman"/>
          <w:color w:val="F4F0EB"/>
          <w:sz w:val="21"/>
          <w:szCs w:val="21"/>
          <w:lang w:eastAsia="en-KE"/>
        </w:rPr>
        <w:t xml:space="preserve"> Report 2 notes the DXY fell ~11% in the first half of 2025. If the DXY was ~108–110 in early 2025 and fell to ~97–98 by mid-2025, then stabilized at 97–101 from mid-2025 through March 2026, the 200-day SMA (covering approximately July 2025 to March 2026) would be heavily weighted toward the 97–101 range. Given that the DXY spent significant time in </w:t>
      </w:r>
      <w:r w:rsidRPr="003E67AD">
        <w:rPr>
          <w:rFonts w:ascii="Inter" w:eastAsia="Times New Roman" w:hAnsi="Inter" w:cs="Times New Roman"/>
          <w:color w:val="F4F0EB"/>
          <w:sz w:val="21"/>
          <w:szCs w:val="21"/>
          <w:lang w:eastAsia="en-KE"/>
        </w:rPr>
        <w:lastRenderedPageBreak/>
        <w:t>the 97–99 area during the second half of 2025 before bouncing on geopolitical risk, an SMA in the </w:t>
      </w:r>
      <w:r w:rsidRPr="003E67AD">
        <w:rPr>
          <w:rFonts w:ascii="Inter" w:eastAsia="Times New Roman" w:hAnsi="Inter" w:cs="Times New Roman"/>
          <w:b/>
          <w:bCs/>
          <w:color w:val="F4F0EB"/>
          <w:sz w:val="21"/>
          <w:szCs w:val="21"/>
          <w:bdr w:val="single" w:sz="2" w:space="0" w:color="E5E7EB" w:frame="1"/>
          <w:lang w:eastAsia="en-KE"/>
        </w:rPr>
        <w:t>98–99 range</w:t>
      </w:r>
      <w:r w:rsidRPr="003E67AD">
        <w:rPr>
          <w:rFonts w:ascii="Inter" w:eastAsia="Times New Roman" w:hAnsi="Inter" w:cs="Times New Roman"/>
          <w:color w:val="F4F0EB"/>
          <w:sz w:val="21"/>
          <w:szCs w:val="21"/>
          <w:lang w:eastAsia="en-KE"/>
        </w:rPr>
        <w:t> appears most plausible.</w:t>
      </w:r>
    </w:p>
    <w:p w14:paraId="2B84A241" w14:textId="77777777" w:rsidR="003E67AD" w:rsidRPr="003E67AD" w:rsidRDefault="003E67AD" w:rsidP="003E67AD">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1's 99.61 is plausible if the SMA window captures more of the recent price stabilization around 99–100</w:t>
      </w:r>
    </w:p>
    <w:p w14:paraId="1A515369" w14:textId="77777777" w:rsidR="003E67AD" w:rsidRPr="003E67AD" w:rsidRDefault="003E67AD" w:rsidP="003E67AD">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 xml:space="preserve">Report 3's ~98.36 (from </w:t>
      </w:r>
      <w:proofErr w:type="spellStart"/>
      <w:r w:rsidRPr="003E67AD">
        <w:rPr>
          <w:rFonts w:ascii="Inter" w:eastAsia="Times New Roman" w:hAnsi="Inter" w:cs="Times New Roman"/>
          <w:color w:val="F4F0EB"/>
          <w:sz w:val="21"/>
          <w:szCs w:val="21"/>
          <w:lang w:eastAsia="en-KE"/>
        </w:rPr>
        <w:t>Barchart's</w:t>
      </w:r>
      <w:proofErr w:type="spellEnd"/>
      <w:r w:rsidRPr="003E67AD">
        <w:rPr>
          <w:rFonts w:ascii="Inter" w:eastAsia="Times New Roman" w:hAnsi="Inter" w:cs="Times New Roman"/>
          <w:color w:val="F4F0EB"/>
          <w:sz w:val="21"/>
          <w:szCs w:val="21"/>
          <w:lang w:eastAsia="en-KE"/>
        </w:rPr>
        <w:t xml:space="preserve"> technical page) provides an independent reference point</w:t>
      </w:r>
    </w:p>
    <w:p w14:paraId="3CF994AC" w14:textId="77777777" w:rsidR="003E67AD" w:rsidRPr="003E67AD" w:rsidRDefault="003E67AD" w:rsidP="003E67AD">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2's 97.08 appears low, possibly reflecting a longer lookback or different data source</w:t>
      </w:r>
    </w:p>
    <w:p w14:paraId="4DC966C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Best estimate of 200-day SMA: ~98.4–99.6</w:t>
      </w:r>
      <w:r w:rsidRPr="003E67AD">
        <w:rPr>
          <w:rFonts w:ascii="Inter" w:eastAsia="Times New Roman" w:hAnsi="Inter" w:cs="Times New Roman"/>
          <w:color w:val="F4F0EB"/>
          <w:sz w:val="21"/>
          <w:szCs w:val="21"/>
          <w:lang w:eastAsia="en-KE"/>
        </w:rPr>
        <w:t> — a range that encompasses the two most defensible data points.</w:t>
      </w:r>
    </w:p>
    <w:p w14:paraId="4279718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Scoring Under Each Scenario</w:t>
      </w:r>
    </w:p>
    <w:p w14:paraId="48063F6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Scenario A (SMA ~99.6, per Report 1):</w:t>
      </w:r>
    </w:p>
    <w:p w14:paraId="32BC5FEA" w14:textId="77777777" w:rsidR="003E67AD" w:rsidRPr="003E67AD" w:rsidRDefault="003E67AD" w:rsidP="003E67AD">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Distance: +0.24% → well within ±2% band</w:t>
      </w:r>
    </w:p>
    <w:p w14:paraId="7FB85EA2" w14:textId="77777777" w:rsidR="003E67AD" w:rsidRPr="003E67AD" w:rsidRDefault="003E67AD" w:rsidP="003E67AD">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Consecutive close analysis (from Report 1): DXY has been whipsawing across the SMA daily; no 5-consecutive-close streak in either direction</w:t>
      </w:r>
    </w:p>
    <w:p w14:paraId="5F1369C1" w14:textId="77777777" w:rsidR="003E67AD" w:rsidRPr="003E67AD" w:rsidRDefault="003E67AD" w:rsidP="003E67AD">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Score: 0 (Neutral)</w:t>
      </w:r>
    </w:p>
    <w:p w14:paraId="06CD098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Scenario B (SMA ~98.4, per Report 3/</w:t>
      </w:r>
      <w:proofErr w:type="spellStart"/>
      <w:r w:rsidRPr="003E67AD">
        <w:rPr>
          <w:rFonts w:ascii="Inter" w:eastAsia="Times New Roman" w:hAnsi="Inter" w:cs="Times New Roman"/>
          <w:b/>
          <w:bCs/>
          <w:color w:val="F4F0EB"/>
          <w:sz w:val="21"/>
          <w:szCs w:val="21"/>
          <w:bdr w:val="single" w:sz="2" w:space="0" w:color="E5E7EB" w:frame="1"/>
          <w:lang w:eastAsia="en-KE"/>
        </w:rPr>
        <w:t>Barchart</w:t>
      </w:r>
      <w:proofErr w:type="spellEnd"/>
      <w:r w:rsidRPr="003E67AD">
        <w:rPr>
          <w:rFonts w:ascii="Inter" w:eastAsia="Times New Roman" w:hAnsi="Inter" w:cs="Times New Roman"/>
          <w:b/>
          <w:bCs/>
          <w:color w:val="F4F0EB"/>
          <w:sz w:val="21"/>
          <w:szCs w:val="21"/>
          <w:bdr w:val="single" w:sz="2" w:space="0" w:color="E5E7EB" w:frame="1"/>
          <w:lang w:eastAsia="en-KE"/>
        </w:rPr>
        <w:t>):</w:t>
      </w:r>
    </w:p>
    <w:p w14:paraId="02F32F8D" w14:textId="77777777" w:rsidR="003E67AD" w:rsidRPr="003E67AD" w:rsidRDefault="003E67AD" w:rsidP="003E67A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Distance: +1.52% → within ±2% band but approaching upper bound</w:t>
      </w:r>
    </w:p>
    <w:p w14:paraId="4673EDD8" w14:textId="77777777" w:rsidR="003E67AD" w:rsidRPr="003E67AD" w:rsidRDefault="003E67AD" w:rsidP="003E67A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Consecutive close analysis: With DXY at 99.9 and SMA at 98.4, recent daily closes (97.96 on Dec 31, then gradual climb to 99.9 by late March) suggest the index has likely been above the SMA for an extended period, potentially exceeding 5 consecutive closes</w:t>
      </w:r>
    </w:p>
    <w:p w14:paraId="68784518" w14:textId="77777777" w:rsidR="003E67AD" w:rsidRPr="003E67AD" w:rsidRDefault="003E67AD" w:rsidP="003E67A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Score: 0 (Neutral) or borderline -1</w:t>
      </w:r>
      <w:r w:rsidRPr="003E67AD">
        <w:rPr>
          <w:rFonts w:ascii="Inter" w:eastAsia="Times New Roman" w:hAnsi="Inter" w:cs="Times New Roman"/>
          <w:color w:val="F4F0EB"/>
          <w:sz w:val="21"/>
          <w:szCs w:val="21"/>
          <w:lang w:eastAsia="en-KE"/>
        </w:rPr>
        <w:t> — depends on whether the 5-consecutive-close condition is met</w:t>
      </w:r>
    </w:p>
    <w:p w14:paraId="68FFA17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Scenario C (SMA ~97.1, per Report 2):</w:t>
      </w:r>
    </w:p>
    <w:p w14:paraId="31E1C305" w14:textId="77777777" w:rsidR="003E67AD" w:rsidRPr="003E67AD" w:rsidRDefault="003E67AD" w:rsidP="003E67AD">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Distance: +2.89% → exceeds +2% threshold</w:t>
      </w:r>
    </w:p>
    <w:p w14:paraId="3D037587" w14:textId="77777777" w:rsidR="003E67AD" w:rsidRPr="003E67AD" w:rsidRDefault="003E67AD" w:rsidP="003E67AD">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Score: -1 (Contraction)</w:t>
      </w:r>
      <w:r w:rsidRPr="003E67AD">
        <w:rPr>
          <w:rFonts w:ascii="Inter" w:eastAsia="Times New Roman" w:hAnsi="Inter" w:cs="Times New Roman"/>
          <w:color w:val="F4F0EB"/>
          <w:sz w:val="21"/>
          <w:szCs w:val="21"/>
          <w:lang w:eastAsia="en-KE"/>
        </w:rPr>
        <w:t> — the distance condition alone triggers</w:t>
      </w:r>
    </w:p>
    <w:p w14:paraId="48C0864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Consolidated Score Determination</w:t>
      </w:r>
    </w:p>
    <w:p w14:paraId="1CECEBA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consolidated assessment assigns </w:t>
      </w:r>
      <w:r w:rsidRPr="003E67AD">
        <w:rPr>
          <w:rFonts w:ascii="Inter" w:eastAsia="Times New Roman" w:hAnsi="Inter" w:cs="Times New Roman"/>
          <w:b/>
          <w:bCs/>
          <w:color w:val="F4F0EB"/>
          <w:sz w:val="21"/>
          <w:szCs w:val="21"/>
          <w:bdr w:val="single" w:sz="2" w:space="0" w:color="E5E7EB" w:frame="1"/>
          <w:lang w:eastAsia="en-KE"/>
        </w:rPr>
        <w:t>Indicator 3 = 0 (Neutral)</w:t>
      </w:r>
      <w:r w:rsidRPr="003E67AD">
        <w:rPr>
          <w:rFonts w:ascii="Inter" w:eastAsia="Times New Roman" w:hAnsi="Inter" w:cs="Times New Roman"/>
          <w:color w:val="F4F0EB"/>
          <w:sz w:val="21"/>
          <w:szCs w:val="21"/>
          <w:lang w:eastAsia="en-KE"/>
        </w:rPr>
        <w:t> based on the following reasoning:</w:t>
      </w:r>
    </w:p>
    <w:p w14:paraId="481A0C10" w14:textId="77777777" w:rsidR="003E67AD" w:rsidRPr="003E67AD" w:rsidRDefault="003E67AD" w:rsidP="003E67AD">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most plausible SMA range (98.4–99.6) places the DXY within the ±2% neutral band under most scenarios</w:t>
      </w:r>
    </w:p>
    <w:p w14:paraId="2A4D8ED7" w14:textId="77777777" w:rsidR="003E67AD" w:rsidRPr="003E67AD" w:rsidRDefault="003E67AD" w:rsidP="003E67AD">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Report 1 provides the most detailed consecutive-close analysis, showing no 5-day streak in either direction — the DXY has been oscillating violently around its trend</w:t>
      </w:r>
    </w:p>
    <w:p w14:paraId="7C6D9D73" w14:textId="77777777" w:rsidR="003E67AD" w:rsidRPr="003E67AD" w:rsidRDefault="003E67AD" w:rsidP="003E67AD">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Even if the true SMA is closer to 98.4 (Report 3), the +1.5% distance remains within the neutral band, and the 5-consecutive-close condition requires verification that cannot be conclusively confirmed from available data</w:t>
      </w:r>
    </w:p>
    <w:p w14:paraId="143E52B2" w14:textId="77777777" w:rsidR="003E67AD" w:rsidRPr="003E67AD" w:rsidRDefault="003E67AD" w:rsidP="003E67AD">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Report 2 SMA of 97.08 appears to be an outlier, likely reflecting a different data source or calculation methodology</w:t>
      </w:r>
    </w:p>
    <w:p w14:paraId="35F72B5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However, this score carries the LOWEST CONFIDENCE of any indicator and is flagged as an active transition risk.</w:t>
      </w:r>
      <w:r w:rsidRPr="003E67AD">
        <w:rPr>
          <w:rFonts w:ascii="Inter" w:eastAsia="Times New Roman" w:hAnsi="Inter" w:cs="Times New Roman"/>
          <w:color w:val="F4F0EB"/>
          <w:sz w:val="21"/>
          <w:szCs w:val="21"/>
          <w:lang w:eastAsia="en-KE"/>
        </w:rPr>
        <w:t> If the true SMA is at or below 97.7 (which would place the DXY exactly 2% above), the score flips to -1 and the regime downgrades to LEAN EXPANSION (+1).</w:t>
      </w:r>
    </w:p>
    <w:p w14:paraId="664676A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lastRenderedPageBreak/>
        <w:t>Macroeconomic Context (Agreed Across All Sources)</w:t>
      </w:r>
    </w:p>
    <w:p w14:paraId="3843D56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All three reports agree on the fundamental forces acting on the dollar:</w:t>
      </w:r>
    </w:p>
    <w:p w14:paraId="1D5E318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Bullish forces (supporting DXY):</w:t>
      </w:r>
    </w:p>
    <w:p w14:paraId="419FA7FE" w14:textId="77777777" w:rsidR="003E67AD" w:rsidRPr="003E67AD" w:rsidRDefault="003E67AD" w:rsidP="003E67AD">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US-Israel-Iran conflict disrupting energy supplies (Strait of Hormuz tanker transits collapsed from ~60/day to ~5)</w:t>
      </w:r>
    </w:p>
    <w:p w14:paraId="24FC96D6" w14:textId="77777777" w:rsidR="003E67AD" w:rsidRPr="003E67AD" w:rsidRDefault="003E67AD" w:rsidP="003E67AD">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Brent crude above $112/barrel, importing secondary inflation risk</w:t>
      </w:r>
    </w:p>
    <w:p w14:paraId="0933683C" w14:textId="77777777" w:rsidR="003E67AD" w:rsidRPr="003E67AD" w:rsidRDefault="003E67AD" w:rsidP="003E67AD">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US 10-year yield at 4.39%, creating interest rate differential attracting capital flows</w:t>
      </w:r>
    </w:p>
    <w:p w14:paraId="14328D22" w14:textId="77777777" w:rsidR="003E67AD" w:rsidRPr="003E67AD" w:rsidRDefault="003E67AD" w:rsidP="003E67AD">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Safe-haven demand from geopolitical uncertainty</w:t>
      </w:r>
    </w:p>
    <w:p w14:paraId="725D01D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Bearish forces (capping DXY):</w:t>
      </w:r>
    </w:p>
    <w:p w14:paraId="751C0FDC" w14:textId="77777777" w:rsidR="003E67AD" w:rsidRPr="003E67AD" w:rsidRDefault="003E67AD" w:rsidP="003E67AD">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Federal Reserve concluded QT; structural intent to eventually lower policy rate</w:t>
      </w:r>
    </w:p>
    <w:p w14:paraId="50994FD9" w14:textId="77777777" w:rsidR="003E67AD" w:rsidRPr="003E67AD" w:rsidRDefault="003E67AD" w:rsidP="003E67AD">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ECB hawkish rhetoric narrowing 2-year yield spread vs. US Treasuries</w:t>
      </w:r>
    </w:p>
    <w:p w14:paraId="24992B73" w14:textId="77777777" w:rsidR="003E67AD" w:rsidRPr="003E67AD" w:rsidRDefault="003E67AD" w:rsidP="003E67AD">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US fiscal trajectory and structural twin deficits</w:t>
      </w:r>
    </w:p>
    <w:p w14:paraId="232498A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dollar is trapped between these opposing forces, producing the mean-reverting, directionless price action observed in late March. This equilibrium is inherently unstable — a decisive escalation or de-escalation in the Middle East could resolve the range forcefully in either direction.</w:t>
      </w:r>
    </w:p>
    <w:p w14:paraId="4E01B34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bdr w:val="single" w:sz="2" w:space="0" w:color="E5E7EB" w:frame="1"/>
          <w:lang w:eastAsia="en-KE"/>
        </w:rPr>
        <w:t>INDICATOR 3 SCORE: 0 (NEUTRAL)</w:t>
      </w:r>
    </w:p>
    <w:p w14:paraId="3248B9B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Confidence: LOW — DXY is in a transition zone; the score could be -1 under alternative SMA calculations. This is the single highest-priority monitoring variable.</w:t>
      </w:r>
    </w:p>
    <w:p w14:paraId="2B09570E"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2093526">
          <v:rect id="_x0000_i1030" style="width:0;height:0" o:hralign="center" o:hrstd="t" o:hr="t" fillcolor="#a0a0a0" stroked="f"/>
        </w:pict>
      </w:r>
    </w:p>
    <w:p w14:paraId="205D890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V: SYSTEMIC STRESS INDICATORS (Crisis Detection — Not Scored)</w:t>
      </w:r>
    </w:p>
    <w:p w14:paraId="3F5FB72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1. SOFR-IORB Spread</w:t>
      </w:r>
    </w:p>
    <w:p w14:paraId="5603121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Mechanism:</w:t>
      </w:r>
      <w:r w:rsidRPr="003E67AD">
        <w:rPr>
          <w:rFonts w:ascii="Inter" w:eastAsia="Times New Roman" w:hAnsi="Inter" w:cs="Times New Roman"/>
          <w:color w:val="F4F0EB"/>
          <w:sz w:val="21"/>
          <w:szCs w:val="21"/>
          <w:lang w:eastAsia="en-KE"/>
        </w:rPr>
        <w:t> In a healthy system with ample reserves, SOFR (the cost of overnight secured borrowing) trades at or slightly below IORB (the rate the Fed pays banks on reserves). If SOFR rises persistently above IORB, it signals cash hoarding, collateral scarcity, or balance sheet constraints preventing banks from arbitraging the spread — the signature of an acute funding crisis (cf. September 2019).</w:t>
      </w:r>
    </w:p>
    <w:p w14:paraId="4ED8CC0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Crisis Trigger:</w:t>
      </w:r>
      <w:r w:rsidRPr="003E67AD">
        <w:rPr>
          <w:rFonts w:ascii="Inter" w:eastAsia="Times New Roman" w:hAnsi="Inter" w:cs="Times New Roman"/>
          <w:color w:val="F4F0EB"/>
          <w:sz w:val="21"/>
          <w:szCs w:val="21"/>
          <w:lang w:eastAsia="en-KE"/>
        </w:rPr>
        <w:t> Spread &gt; +25 bps on a single print, OR &gt; +5 bps for 5 consecutive non-quarter-end days.</w:t>
      </w:r>
    </w:p>
    <w:p w14:paraId="6E18D93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Current Data:</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62"/>
        <w:gridCol w:w="3213"/>
      </w:tblGrid>
      <w:tr w:rsidR="003E67AD" w:rsidRPr="003E67AD" w14:paraId="3CF0ECB7"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51687F"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lastRenderedPageBreak/>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22AA6D"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Value</w:t>
            </w:r>
          </w:p>
        </w:tc>
      </w:tr>
      <w:tr w:rsidR="003E67AD" w:rsidRPr="003E67AD" w14:paraId="3309B604"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1B60F8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SOFR (March 24–25,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7DBEB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3.63–3.64%</w:t>
            </w:r>
          </w:p>
        </w:tc>
      </w:tr>
      <w:tr w:rsidR="003E67AD" w:rsidRPr="003E67AD" w14:paraId="070B4EE4"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69891E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IORB (March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21BAE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3.65%</w:t>
            </w:r>
          </w:p>
        </w:tc>
      </w:tr>
      <w:tr w:rsidR="003E67AD" w:rsidRPr="003E67AD" w14:paraId="50C00C94"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57DE2BC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41B4C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 to -2 basis points</w:t>
            </w:r>
          </w:p>
        </w:tc>
      </w:tr>
    </w:tbl>
    <w:p w14:paraId="72AF7A0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Note: Report 2 flags that SOFR at 3.64% appears inconsistent with a 4.25–4.50% target range. This suggests the Fed may have already cut rates to a lower target range (3.50–3.75%) by March 2026, which would be consistent with the reported IORB of 3.65% (typically set 10 bps below the top of the target range, or at the top of a 3.50–3.65% corridor). The absolute rate level does not affect the spread calculation or the stress signal.</w:t>
      </w:r>
    </w:p>
    <w:p w14:paraId="50E887C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Assessment:</w:t>
      </w:r>
      <w:r w:rsidRPr="003E67AD">
        <w:rPr>
          <w:rFonts w:ascii="Inter" w:eastAsia="Times New Roman" w:hAnsi="Inter" w:cs="Times New Roman"/>
          <w:color w:val="F4F0EB"/>
          <w:sz w:val="21"/>
          <w:szCs w:val="21"/>
          <w:lang w:eastAsia="en-KE"/>
        </w:rPr>
        <w:t> The SOFR-IORB spread is firmly negative. Borrowers in the overnight repo market are securing cash at rates </w:t>
      </w:r>
      <w:r w:rsidRPr="003E67AD">
        <w:rPr>
          <w:rFonts w:ascii="Inter" w:eastAsia="Times New Roman" w:hAnsi="Inter" w:cs="Times New Roman"/>
          <w:b/>
          <w:bCs/>
          <w:color w:val="F4F0EB"/>
          <w:sz w:val="21"/>
          <w:szCs w:val="21"/>
          <w:bdr w:val="single" w:sz="2" w:space="0" w:color="E5E7EB" w:frame="1"/>
          <w:lang w:eastAsia="en-KE"/>
        </w:rPr>
        <w:t>below</w:t>
      </w:r>
      <w:r w:rsidRPr="003E67AD">
        <w:rPr>
          <w:rFonts w:ascii="Inter" w:eastAsia="Times New Roman" w:hAnsi="Inter" w:cs="Times New Roman"/>
          <w:color w:val="F4F0EB"/>
          <w:sz w:val="21"/>
          <w:szCs w:val="21"/>
          <w:lang w:eastAsia="en-KE"/>
        </w:rPr>
        <w:t> what the Fed pays banks to hold reserves idle. This proves unequivocally that there is an </w:t>
      </w:r>
      <w:r w:rsidRPr="003E67AD">
        <w:rPr>
          <w:rFonts w:ascii="Inter" w:eastAsia="Times New Roman" w:hAnsi="Inter" w:cs="Times New Roman"/>
          <w:b/>
          <w:bCs/>
          <w:color w:val="F4F0EB"/>
          <w:sz w:val="21"/>
          <w:szCs w:val="21"/>
          <w:bdr w:val="single" w:sz="2" w:space="0" w:color="E5E7EB" w:frame="1"/>
          <w:lang w:eastAsia="en-KE"/>
        </w:rPr>
        <w:t>absolute abundance of cash</w:t>
      </w:r>
      <w:r w:rsidRPr="003E67AD">
        <w:rPr>
          <w:rFonts w:ascii="Inter" w:eastAsia="Times New Roman" w:hAnsi="Inter" w:cs="Times New Roman"/>
          <w:color w:val="F4F0EB"/>
          <w:sz w:val="21"/>
          <w:szCs w:val="21"/>
          <w:lang w:eastAsia="en-KE"/>
        </w:rPr>
        <w:t> in the front end of the US yield curve. The Fed's transition to a permanent "ample reserves" framework, backstopped by the Standing Repo Facility, has successfully insulated overnight funding markets from volatility.</w:t>
      </w:r>
    </w:p>
    <w:p w14:paraId="03ADAA4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ALERT STATUS: CLEAR — Zero evidence of reserve scarcity or collateral friction.</w:t>
      </w:r>
    </w:p>
    <w:p w14:paraId="3868FB4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2. Treasury General Account (TGA) Balance &amp; Direction</w:t>
      </w:r>
    </w:p>
    <w:p w14:paraId="2E7C4B6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Mechanism:</w:t>
      </w:r>
      <w:r w:rsidRPr="003E67AD">
        <w:rPr>
          <w:rFonts w:ascii="Inter" w:eastAsia="Times New Roman" w:hAnsi="Inter" w:cs="Times New Roman"/>
          <w:color w:val="F4F0EB"/>
          <w:sz w:val="21"/>
          <w:szCs w:val="21"/>
          <w:lang w:eastAsia="en-KE"/>
        </w:rPr>
        <w:t> A rapidly rising TGA drains reserves from the private sector (stealth QT); a rapidly falling TGA floods the system with cash (fiscal QE).</w:t>
      </w:r>
    </w:p>
    <w:p w14:paraId="71647C6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Crisis Trigger:</w:t>
      </w:r>
      <w:r w:rsidRPr="003E67AD">
        <w:rPr>
          <w:rFonts w:ascii="Inter" w:eastAsia="Times New Roman" w:hAnsi="Inter" w:cs="Times New Roman"/>
          <w:color w:val="F4F0EB"/>
          <w:sz w:val="21"/>
          <w:szCs w:val="21"/>
          <w:lang w:eastAsia="en-KE"/>
        </w:rPr>
        <w:t> Rapid rebuild &gt; $200B/month (acute negative liquidity shock). Rapid drawdown &gt; $100B/quarter (massive positive injection).</w:t>
      </w:r>
    </w:p>
    <w:p w14:paraId="3704CBF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Current Data:</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69"/>
        <w:gridCol w:w="3806"/>
      </w:tblGrid>
      <w:tr w:rsidR="003E67AD" w:rsidRPr="003E67AD" w14:paraId="4571EC50"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1283A6"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lastRenderedPageBreak/>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514FDF"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Value</w:t>
            </w:r>
          </w:p>
        </w:tc>
      </w:tr>
      <w:tr w:rsidR="003E67AD" w:rsidRPr="003E67AD" w14:paraId="3FCF23A2"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E838BC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TGA (March 24,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9665E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$876.2 billion</w:t>
            </w:r>
          </w:p>
        </w:tc>
      </w:tr>
      <w:tr w:rsidR="003E67AD" w:rsidRPr="003E67AD" w14:paraId="7F1BC4BF"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896CED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TGA (March 1,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8A423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~$799 billion</w:t>
            </w:r>
          </w:p>
        </w:tc>
      </w:tr>
      <w:tr w:rsidR="003E67AD" w:rsidRPr="003E67AD" w14:paraId="439888A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757C22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TGA (March 13,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F57D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~$806 billion</w:t>
            </w:r>
          </w:p>
        </w:tc>
      </w:tr>
      <w:tr w:rsidR="003E67AD" w:rsidRPr="003E67AD" w14:paraId="58DE855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DBF2A1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Net March Change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BE696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+$77.3 billion (rebuild)</w:t>
            </w:r>
          </w:p>
        </w:tc>
      </w:tr>
      <w:tr w:rsidR="003E67AD" w:rsidRPr="003E67AD" w14:paraId="48DF716A"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BAE03D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December 31, 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D53F0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~$875.8 billion</w:t>
            </w:r>
          </w:p>
        </w:tc>
      </w:tr>
    </w:tbl>
    <w:p w14:paraId="3F0EDE1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Assessment:</w:t>
      </w:r>
      <w:r w:rsidRPr="003E67AD">
        <w:rPr>
          <w:rFonts w:ascii="Inter" w:eastAsia="Times New Roman" w:hAnsi="Inter" w:cs="Times New Roman"/>
          <w:color w:val="F4F0EB"/>
          <w:sz w:val="21"/>
          <w:szCs w:val="21"/>
          <w:lang w:eastAsia="en-KE"/>
        </w:rPr>
        <w:t> The Treasury is engaged in a </w:t>
      </w:r>
      <w:r w:rsidRPr="003E67AD">
        <w:rPr>
          <w:rFonts w:ascii="Inter" w:eastAsia="Times New Roman" w:hAnsi="Inter" w:cs="Times New Roman"/>
          <w:b/>
          <w:bCs/>
          <w:color w:val="F4F0EB"/>
          <w:sz w:val="21"/>
          <w:szCs w:val="21"/>
          <w:bdr w:val="single" w:sz="2" w:space="0" w:color="E5E7EB" w:frame="1"/>
          <w:lang w:eastAsia="en-KE"/>
        </w:rPr>
        <w:t>moderate rebuilding phase</w:t>
      </w:r>
      <w:r w:rsidRPr="003E67AD">
        <w:rPr>
          <w:rFonts w:ascii="Inter" w:eastAsia="Times New Roman" w:hAnsi="Inter" w:cs="Times New Roman"/>
          <w:color w:val="F4F0EB"/>
          <w:sz w:val="21"/>
          <w:szCs w:val="21"/>
          <w:lang w:eastAsia="en-KE"/>
        </w:rPr>
        <w:t>, sequestering ~$77 billion from the private sector during March 2026. This is driven by mid-March tax receipts and normal cash management operations. The monthly velocity of +$77 billion falls </w:t>
      </w:r>
      <w:r w:rsidRPr="003E67AD">
        <w:rPr>
          <w:rFonts w:ascii="Inter" w:eastAsia="Times New Roman" w:hAnsi="Inter" w:cs="Times New Roman"/>
          <w:b/>
          <w:bCs/>
          <w:color w:val="F4F0EB"/>
          <w:sz w:val="21"/>
          <w:szCs w:val="21"/>
          <w:bdr w:val="single" w:sz="2" w:space="0" w:color="E5E7EB" w:frame="1"/>
          <w:lang w:eastAsia="en-KE"/>
        </w:rPr>
        <w:t>well below</w:t>
      </w:r>
      <w:r w:rsidRPr="003E67AD">
        <w:rPr>
          <w:rFonts w:ascii="Inter" w:eastAsia="Times New Roman" w:hAnsi="Inter" w:cs="Times New Roman"/>
          <w:color w:val="F4F0EB"/>
          <w:sz w:val="21"/>
          <w:szCs w:val="21"/>
          <w:lang w:eastAsia="en-KE"/>
        </w:rPr>
        <w:t> the $200B/month crisis threshold.</w:t>
      </w:r>
    </w:p>
    <w:p w14:paraId="386B692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absolute TGA balance of $876 billion is historically elevated, reflecting the Treasury's strategic decision to pre-fund obligations and maintain a buffer against potential disruptions. Crucially, this rebuild has been orchestrated slowly enough that the private market has absorbed the associated Treasury issuance without causing repo market stress (as confirmed by the healthy SOFR-IORB spread).</w:t>
      </w:r>
    </w:p>
    <w:p w14:paraId="0BAEEC7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ALERT STATUS: WATCH — April 2026 individual tax receipts (April 15 deadline) could push the TGA above $900 billion, temporarily accelerating the drain. This seasonal pattern is well-understood by markets but requires monitoring, particularly in a post-ON-RRP-buffer world.</w:t>
      </w:r>
    </w:p>
    <w:p w14:paraId="50B27A8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Post-ON-RRP Vulnerability Assessment</w:t>
      </w:r>
    </w:p>
    <w:p w14:paraId="6A12889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All sources agree on a critical structural point: </w:t>
      </w:r>
      <w:r w:rsidRPr="003E67AD">
        <w:rPr>
          <w:rFonts w:ascii="Inter" w:eastAsia="Times New Roman" w:hAnsi="Inter" w:cs="Times New Roman"/>
          <w:b/>
          <w:bCs/>
          <w:color w:val="F4F0EB"/>
          <w:sz w:val="21"/>
          <w:szCs w:val="21"/>
          <w:bdr w:val="single" w:sz="2" w:space="0" w:color="E5E7EB" w:frame="1"/>
          <w:lang w:eastAsia="en-KE"/>
        </w:rPr>
        <w:t>the ON RRP buffer is exhausted.</w:t>
      </w:r>
      <w:r w:rsidRPr="003E67AD">
        <w:rPr>
          <w:rFonts w:ascii="Inter" w:eastAsia="Times New Roman" w:hAnsi="Inter" w:cs="Times New Roman"/>
          <w:color w:val="F4F0EB"/>
          <w:sz w:val="21"/>
          <w:szCs w:val="21"/>
          <w:lang w:eastAsia="en-KE"/>
        </w:rPr>
        <w:t> Over the past two years, the draining of the ON RRP from &gt;$2.5 trillion to near-zero served as the primary shock absorber — perfectly offsetting Treasury issuance and preventing reserve scarcity during QT. With this buffer depleted, the "training wheels" have been removed from the US financial system. Any future increases in the TGA or unexpected spikes in sovereign debt issuance will </w:t>
      </w:r>
      <w:r w:rsidRPr="003E67AD">
        <w:rPr>
          <w:rFonts w:ascii="Inter" w:eastAsia="Times New Roman" w:hAnsi="Inter" w:cs="Times New Roman"/>
          <w:b/>
          <w:bCs/>
          <w:color w:val="F4F0EB"/>
          <w:sz w:val="21"/>
          <w:szCs w:val="21"/>
          <w:bdr w:val="single" w:sz="2" w:space="0" w:color="E5E7EB" w:frame="1"/>
          <w:lang w:eastAsia="en-KE"/>
        </w:rPr>
        <w:t>directly, dollar-</w:t>
      </w:r>
      <w:r w:rsidRPr="003E67AD">
        <w:rPr>
          <w:rFonts w:ascii="Inter" w:eastAsia="Times New Roman" w:hAnsi="Inter" w:cs="Times New Roman"/>
          <w:b/>
          <w:bCs/>
          <w:color w:val="F4F0EB"/>
          <w:sz w:val="21"/>
          <w:szCs w:val="21"/>
          <w:bdr w:val="single" w:sz="2" w:space="0" w:color="E5E7EB" w:frame="1"/>
          <w:lang w:eastAsia="en-KE"/>
        </w:rPr>
        <w:lastRenderedPageBreak/>
        <w:t>for-dollar, drain commercial bank reserves</w:t>
      </w:r>
      <w:r w:rsidRPr="003E67AD">
        <w:rPr>
          <w:rFonts w:ascii="Inter" w:eastAsia="Times New Roman" w:hAnsi="Inter" w:cs="Times New Roman"/>
          <w:color w:val="F4F0EB"/>
          <w:sz w:val="21"/>
          <w:szCs w:val="21"/>
          <w:lang w:eastAsia="en-KE"/>
        </w:rPr>
        <w:t> with no intermediating cushion. This makes the SOFR-IORB spread the </w:t>
      </w:r>
      <w:r w:rsidRPr="003E67AD">
        <w:rPr>
          <w:rFonts w:ascii="Inter" w:eastAsia="Times New Roman" w:hAnsi="Inter" w:cs="Times New Roman"/>
          <w:b/>
          <w:bCs/>
          <w:color w:val="F4F0EB"/>
          <w:sz w:val="21"/>
          <w:szCs w:val="21"/>
          <w:bdr w:val="single" w:sz="2" w:space="0" w:color="E5E7EB" w:frame="1"/>
          <w:lang w:eastAsia="en-KE"/>
        </w:rPr>
        <w:t>first leading indicator</w:t>
      </w:r>
      <w:r w:rsidRPr="003E67AD">
        <w:rPr>
          <w:rFonts w:ascii="Inter" w:eastAsia="Times New Roman" w:hAnsi="Inter" w:cs="Times New Roman"/>
          <w:color w:val="F4F0EB"/>
          <w:sz w:val="21"/>
          <w:szCs w:val="21"/>
          <w:lang w:eastAsia="en-KE"/>
        </w:rPr>
        <w:t> of reserve scarcity going forward.</w:t>
      </w:r>
    </w:p>
    <w:p w14:paraId="640E1D7B"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648E2E6">
          <v:rect id="_x0000_i1031" style="width:0;height:0" o:hralign="center" o:hrstd="t" o:hr="t" fillcolor="#a0a0a0" stroked="f"/>
        </w:pict>
      </w:r>
    </w:p>
    <w:p w14:paraId="0C8DECB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VI: FINAL SCORE AND REGIME CLASSIFICATION</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6"/>
        <w:gridCol w:w="2360"/>
        <w:gridCol w:w="1055"/>
        <w:gridCol w:w="1374"/>
      </w:tblGrid>
      <w:tr w:rsidR="003E67AD" w:rsidRPr="003E67AD" w14:paraId="3A9A3519"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BF4468"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B02366"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Value (Consolidated)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4ABCD3"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Score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3AAA0A"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Confidence</w:t>
            </w:r>
          </w:p>
        </w:tc>
      </w:tr>
      <w:tr w:rsidR="003E67AD" w:rsidRPr="003E67AD" w14:paraId="680FA20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8F3D66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G5 Net Liquidity (3M Ann.)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74EA7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+5.0–6.0%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54725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B223A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HIGH</w:t>
            </w:r>
          </w:p>
        </w:tc>
      </w:tr>
      <w:tr w:rsidR="003E67AD" w:rsidRPr="003E67AD" w14:paraId="5B5D5291"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AC7BBE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G4 M2 YoY Growth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7FC90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+5.0–6.4%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50226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3C15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HIGH</w:t>
            </w:r>
          </w:p>
        </w:tc>
      </w:tr>
      <w:tr w:rsidR="003E67AD" w:rsidRPr="003E67AD" w14:paraId="7AB45F5E"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635596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DXY vs. 200d SMA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B4486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+0.2–2.9% above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4B15F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5E66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LOW</w:t>
            </w:r>
          </w:p>
        </w:tc>
      </w:tr>
      <w:tr w:rsidR="003E67AD" w:rsidRPr="003E67AD" w14:paraId="4EC91C4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4BB9FA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E8589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9B054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27252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5CAF504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44E210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Stress: SOFR-IORB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56494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 to -2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46486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r w:rsidRPr="003E67AD">
              <w:rPr>
                <w:rFonts w:ascii="Times New Roman" w:eastAsia="Times New Roman" w:hAnsi="Times New Roman" w:cs="Times New Roman"/>
                <w:sz w:val="21"/>
                <w:szCs w:val="21"/>
                <w:lang w:eastAsia="en-KE"/>
              </w:rPr>
              <w:t xml:space="preserve"> Clear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53FA2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HIGH</w:t>
            </w:r>
          </w:p>
        </w:tc>
      </w:tr>
      <w:tr w:rsidR="003E67AD" w:rsidRPr="003E67AD" w14:paraId="0880421C"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CA7858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Stress: TGA 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BADF7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Rebuilding (+$77B/</w:t>
            </w:r>
            <w:proofErr w:type="spellStart"/>
            <w:r w:rsidRPr="003E67AD">
              <w:rPr>
                <w:rFonts w:ascii="Times New Roman" w:eastAsia="Times New Roman" w:hAnsi="Times New Roman" w:cs="Times New Roman"/>
                <w:sz w:val="21"/>
                <w:szCs w:val="21"/>
                <w:lang w:eastAsia="en-KE"/>
              </w:rPr>
              <w:t>mo</w:t>
            </w:r>
            <w:proofErr w:type="spellEnd"/>
            <w:r w:rsidRPr="003E67AD">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1CAEE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r w:rsidRPr="003E67AD">
              <w:rPr>
                <w:rFonts w:ascii="Times New Roman" w:eastAsia="Times New Roman" w:hAnsi="Times New Roman" w:cs="Times New Roman"/>
                <w:sz w:val="21"/>
                <w:szCs w:val="21"/>
                <w:lang w:eastAsia="en-KE"/>
              </w:rPr>
              <w:t xml:space="preserve"> Watch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6DB9D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w:t>
            </w:r>
          </w:p>
        </w:tc>
      </w:tr>
    </w:tbl>
    <w:p w14:paraId="3B74D21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bdr w:val="single" w:sz="2" w:space="0" w:color="E5E7EB" w:frame="1"/>
          <w:lang w:eastAsia="en-KE"/>
        </w:rPr>
        <w:t>REGIME: EXPANSION (+2)</w:t>
      </w:r>
    </w:p>
    <w:p w14:paraId="0BAC6C6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Robustness Assessment:</w:t>
      </w:r>
      <w:r w:rsidRPr="003E67AD">
        <w:rPr>
          <w:rFonts w:ascii="Inter" w:eastAsia="Times New Roman" w:hAnsi="Inter" w:cs="Times New Roman"/>
          <w:color w:val="F4F0EB"/>
          <w:sz w:val="21"/>
          <w:szCs w:val="21"/>
          <w:lang w:eastAsia="en-KE"/>
        </w:rPr>
        <w:t> Under the most conservative data scenario (Report 2's DXY SMA of 97.08), Indicator 3 scores -1, producing a total of +1 (LEAN EXPANSION). Under the base case and alternative scenarios, the total is +2 (EXPANSION). The regime classification is therefore </w:t>
      </w:r>
      <w:r w:rsidRPr="003E67AD">
        <w:rPr>
          <w:rFonts w:ascii="Inter" w:eastAsia="Times New Roman" w:hAnsi="Inter" w:cs="Times New Roman"/>
          <w:b/>
          <w:bCs/>
          <w:color w:val="F4F0EB"/>
          <w:sz w:val="21"/>
          <w:szCs w:val="21"/>
          <w:bdr w:val="single" w:sz="2" w:space="0" w:color="E5E7EB" w:frame="1"/>
          <w:lang w:eastAsia="en-KE"/>
        </w:rPr>
        <w:t>EXPANSION with a one-notch downgrade risk on the DXY indicator.</w:t>
      </w:r>
    </w:p>
    <w:p w14:paraId="70C6D5FF"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75356133">
          <v:rect id="_x0000_i1032" style="width:0;height:0" o:hralign="center" o:hrstd="t" o:hr="t" fillcolor="#a0a0a0" stroked="f"/>
        </w:pict>
      </w:r>
    </w:p>
    <w:p w14:paraId="170C952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VII: MACROECONOMIC SYNTHESIS AND REGIME DRIVERS</w:t>
      </w:r>
    </w:p>
    <w:p w14:paraId="58C2698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Primary Expansion Catalysts</w:t>
      </w:r>
    </w:p>
    <w:p w14:paraId="35567B7D" w14:textId="77777777" w:rsidR="003E67AD" w:rsidRPr="003E67AD" w:rsidRDefault="003E67AD" w:rsidP="003E67AD">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Federal Reserve QT Cessation (December 2025):</w:t>
      </w:r>
      <w:r w:rsidRPr="003E67AD">
        <w:rPr>
          <w:rFonts w:ascii="Inter" w:eastAsia="Times New Roman" w:hAnsi="Inter" w:cs="Times New Roman"/>
          <w:color w:val="F4F0EB"/>
          <w:sz w:val="21"/>
          <w:szCs w:val="21"/>
          <w:lang w:eastAsia="en-KE"/>
        </w:rPr>
        <w:t> The single most important structural shift. The Fed has transitioned from the largest drain on global liquidity to a neutral-to-positive force. The stabilization of the Fed's $6.66 trillion balance sheet, combined with the complete exhaustion of the ON RRP facility, has released approximately $2.5 trillion in previously sterilized capital back into private market intermediation over the past 18 months.</w:t>
      </w:r>
    </w:p>
    <w:p w14:paraId="51CC4D64" w14:textId="77777777" w:rsidR="003E67AD" w:rsidRPr="003E67AD" w:rsidRDefault="003E67AD" w:rsidP="003E67AD">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proofErr w:type="spellStart"/>
      <w:r w:rsidRPr="003E67AD">
        <w:rPr>
          <w:rFonts w:ascii="Inter" w:eastAsia="Times New Roman" w:hAnsi="Inter" w:cs="Times New Roman"/>
          <w:b/>
          <w:bCs/>
          <w:color w:val="F4F0EB"/>
          <w:sz w:val="21"/>
          <w:szCs w:val="21"/>
          <w:bdr w:val="single" w:sz="2" w:space="0" w:color="E5E7EB" w:frame="1"/>
          <w:lang w:eastAsia="en-KE"/>
        </w:rPr>
        <w:t>PBoC</w:t>
      </w:r>
      <w:proofErr w:type="spellEnd"/>
      <w:r w:rsidRPr="003E67AD">
        <w:rPr>
          <w:rFonts w:ascii="Inter" w:eastAsia="Times New Roman" w:hAnsi="Inter" w:cs="Times New Roman"/>
          <w:b/>
          <w:bCs/>
          <w:color w:val="F4F0EB"/>
          <w:sz w:val="21"/>
          <w:szCs w:val="21"/>
          <w:bdr w:val="single" w:sz="2" w:space="0" w:color="E5E7EB" w:frame="1"/>
          <w:lang w:eastAsia="en-KE"/>
        </w:rPr>
        <w:t xml:space="preserve"> Record Balance Sheet Expansion:</w:t>
      </w:r>
      <w:r w:rsidRPr="003E67AD">
        <w:rPr>
          <w:rFonts w:ascii="Inter" w:eastAsia="Times New Roman" w:hAnsi="Inter" w:cs="Times New Roman"/>
          <w:color w:val="F4F0EB"/>
          <w:sz w:val="21"/>
          <w:szCs w:val="21"/>
          <w:lang w:eastAsia="en-KE"/>
        </w:rPr>
        <w:t> The People's Bank of China has pushed its balance sheet to an all-time high of ~$7.2 trillion equivalent, deploying RRR cuts, MLF injections, and PSL directed at infrastructure and housing stabilization. China's 9.0% M2 growth rate, while qualitatively questionable (low velocity, precautionary savings accumulation), provides the single largest mathematical contribution to global broad money expansion.</w:t>
      </w:r>
    </w:p>
    <w:p w14:paraId="25C1CD25" w14:textId="77777777" w:rsidR="003E67AD" w:rsidRPr="003E67AD" w:rsidRDefault="003E67AD" w:rsidP="003E67AD">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US Fiscal Dominance:</w:t>
      </w:r>
      <w:r w:rsidRPr="003E67AD">
        <w:rPr>
          <w:rFonts w:ascii="Inter" w:eastAsia="Times New Roman" w:hAnsi="Inter" w:cs="Times New Roman"/>
          <w:color w:val="F4F0EB"/>
          <w:sz w:val="21"/>
          <w:szCs w:val="21"/>
          <w:lang w:eastAsia="en-KE"/>
        </w:rPr>
        <w:t> Persistent US fiscal deficits are injecting deposits directly into the private sector, driving M2 growth to +4.88% YoY and ensuring the credit transmission mechanism from base money to broad money remains functional.</w:t>
      </w:r>
    </w:p>
    <w:p w14:paraId="16E7D9CA" w14:textId="77777777" w:rsidR="003E67AD" w:rsidRPr="003E67AD" w:rsidRDefault="003E67AD" w:rsidP="003E67AD">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Ample Reserves Framework Success:</w:t>
      </w:r>
      <w:r w:rsidRPr="003E67AD">
        <w:rPr>
          <w:rFonts w:ascii="Inter" w:eastAsia="Times New Roman" w:hAnsi="Inter" w:cs="Times New Roman"/>
          <w:color w:val="F4F0EB"/>
          <w:sz w:val="21"/>
          <w:szCs w:val="21"/>
          <w:lang w:eastAsia="en-KE"/>
        </w:rPr>
        <w:t> The Fed's post-September-2019 "ample reserves" architecture, reinforced by the Standing Repo Facility, has successfully insulated wholesale funding markets from volatility. SOFR trading below IORB confirms excess cash availability throughout the system.</w:t>
      </w:r>
    </w:p>
    <w:p w14:paraId="579AC99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Localized Drags (Insufficient to Offset)</w:t>
      </w:r>
    </w:p>
    <w:p w14:paraId="683469F7" w14:textId="77777777" w:rsidR="003E67AD" w:rsidRPr="003E67AD" w:rsidRDefault="003E67AD" w:rsidP="003E67AD">
      <w:pPr>
        <w:numPr>
          <w:ilvl w:val="0"/>
          <w:numId w:val="1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ECB Passive QT:</w:t>
      </w:r>
      <w:r w:rsidRPr="003E67AD">
        <w:rPr>
          <w:rFonts w:ascii="Inter" w:eastAsia="Times New Roman" w:hAnsi="Inter" w:cs="Times New Roman"/>
          <w:color w:val="F4F0EB"/>
          <w:sz w:val="21"/>
          <w:szCs w:val="21"/>
          <w:lang w:eastAsia="en-KE"/>
        </w:rPr>
        <w:t xml:space="preserve"> Scheduled APP/PEPP portfolio runoff has contracted the </w:t>
      </w:r>
      <w:proofErr w:type="spellStart"/>
      <w:r w:rsidRPr="003E67AD">
        <w:rPr>
          <w:rFonts w:ascii="Inter" w:eastAsia="Times New Roman" w:hAnsi="Inter" w:cs="Times New Roman"/>
          <w:color w:val="F4F0EB"/>
          <w:sz w:val="21"/>
          <w:szCs w:val="21"/>
          <w:lang w:eastAsia="en-KE"/>
        </w:rPr>
        <w:t>Eurosystem</w:t>
      </w:r>
      <w:proofErr w:type="spellEnd"/>
      <w:r w:rsidRPr="003E67AD">
        <w:rPr>
          <w:rFonts w:ascii="Inter" w:eastAsia="Times New Roman" w:hAnsi="Inter" w:cs="Times New Roman"/>
          <w:color w:val="F4F0EB"/>
          <w:sz w:val="21"/>
          <w:szCs w:val="21"/>
          <w:lang w:eastAsia="en-KE"/>
        </w:rPr>
        <w:t xml:space="preserve"> balance sheet by ~€37 billion in 2025 and continues at a similar pace. However, this European drain is mathematically overwhelmed by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injections.</w:t>
      </w:r>
    </w:p>
    <w:p w14:paraId="3DD206D7" w14:textId="77777777" w:rsidR="003E67AD" w:rsidRPr="003E67AD" w:rsidRDefault="003E67AD" w:rsidP="003E67AD">
      <w:pPr>
        <w:numPr>
          <w:ilvl w:val="0"/>
          <w:numId w:val="1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proofErr w:type="spellStart"/>
      <w:r w:rsidRPr="003E67AD">
        <w:rPr>
          <w:rFonts w:ascii="Inter" w:eastAsia="Times New Roman" w:hAnsi="Inter" w:cs="Times New Roman"/>
          <w:b/>
          <w:bCs/>
          <w:color w:val="F4F0EB"/>
          <w:sz w:val="21"/>
          <w:szCs w:val="21"/>
          <w:bdr w:val="single" w:sz="2" w:space="0" w:color="E5E7EB" w:frame="1"/>
          <w:lang w:eastAsia="en-KE"/>
        </w:rPr>
        <w:t>BoJ</w:t>
      </w:r>
      <w:proofErr w:type="spellEnd"/>
      <w:r w:rsidRPr="003E67AD">
        <w:rPr>
          <w:rFonts w:ascii="Inter" w:eastAsia="Times New Roman" w:hAnsi="Inter" w:cs="Times New Roman"/>
          <w:b/>
          <w:bCs/>
          <w:color w:val="F4F0EB"/>
          <w:sz w:val="21"/>
          <w:szCs w:val="21"/>
          <w:bdr w:val="single" w:sz="2" w:space="0" w:color="E5E7EB" w:frame="1"/>
          <w:lang w:eastAsia="en-KE"/>
        </w:rPr>
        <w:t xml:space="preserve"> Normalization:</w:t>
      </w:r>
      <w:r w:rsidRPr="003E67AD">
        <w:rPr>
          <w:rFonts w:ascii="Inter" w:eastAsia="Times New Roman" w:hAnsi="Inter" w:cs="Times New Roman"/>
          <w:color w:val="F4F0EB"/>
          <w:sz w:val="21"/>
          <w:szCs w:val="21"/>
          <w:lang w:eastAsia="en-KE"/>
        </w:rPr>
        <w:t> Japan's exit from negative rates and YCC, with the policy rate at 0.75%, has impaired domestic credit transmission (M2 +1.7%). The yen's persistent weakness further reduces Japan's USD-denominated contribution to global liquidity.</w:t>
      </w:r>
    </w:p>
    <w:p w14:paraId="3D5D4557"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BDEE4F4">
          <v:rect id="_x0000_i1033" style="width:0;height:0" o:hralign="center" o:hrstd="t" o:hr="t" fillcolor="#a0a0a0" stroked="f"/>
        </w:pict>
      </w:r>
    </w:p>
    <w:p w14:paraId="3E39EF4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VIII: REGIME TRANSITION SIGNALS AND STRATEGIC OUTLOOK</w:t>
      </w:r>
    </w:p>
    <w:p w14:paraId="4F9D340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Transition Signal 1: DXY Geopolitical Pivot (HIGHEST PRIORITY)</w:t>
      </w:r>
    </w:p>
    <w:p w14:paraId="5CE119E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lastRenderedPageBreak/>
        <w:t>The DXY is operating on a knife's edge. Under the most conservative SMA calculation, it has </w:t>
      </w:r>
      <w:r w:rsidRPr="003E67AD">
        <w:rPr>
          <w:rFonts w:ascii="Inter" w:eastAsia="Times New Roman" w:hAnsi="Inter" w:cs="Times New Roman"/>
          <w:b/>
          <w:bCs/>
          <w:color w:val="F4F0EB"/>
          <w:sz w:val="21"/>
          <w:szCs w:val="21"/>
          <w:bdr w:val="single" w:sz="2" w:space="0" w:color="E5E7EB" w:frame="1"/>
          <w:lang w:eastAsia="en-KE"/>
        </w:rPr>
        <w:t>already</w:t>
      </w:r>
      <w:r w:rsidRPr="003E67AD">
        <w:rPr>
          <w:rFonts w:ascii="Inter" w:eastAsia="Times New Roman" w:hAnsi="Inter" w:cs="Times New Roman"/>
          <w:color w:val="F4F0EB"/>
          <w:sz w:val="21"/>
          <w:szCs w:val="21"/>
          <w:lang w:eastAsia="en-KE"/>
        </w:rPr>
        <w:t> breached the -1 threshold. Under the base case, it sits within the neutral band but within striking distance of a breakout.</w:t>
      </w:r>
    </w:p>
    <w:p w14:paraId="42AC73D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Upside scenario (regime downgrade):</w:t>
      </w:r>
      <w:r w:rsidRPr="003E67AD">
        <w:rPr>
          <w:rFonts w:ascii="Inter" w:eastAsia="Times New Roman" w:hAnsi="Inter" w:cs="Times New Roman"/>
          <w:color w:val="F4F0EB"/>
          <w:sz w:val="21"/>
          <w:szCs w:val="21"/>
          <w:lang w:eastAsia="en-KE"/>
        </w:rPr>
        <w:t> Further escalation of the US-Israel-Iran conflict → sustained energy price spike → US inflation expectations re-price higher → bond market forces Fed to maintain/raise rates → DXY breaks above 101.6 (2% over base-case SMA) or strings together 5+ consecutive closes above SMA → Indicator 3 flips to -1 → </w:t>
      </w:r>
      <w:r w:rsidRPr="003E67AD">
        <w:rPr>
          <w:rFonts w:ascii="Inter" w:eastAsia="Times New Roman" w:hAnsi="Inter" w:cs="Times New Roman"/>
          <w:b/>
          <w:bCs/>
          <w:color w:val="F4F0EB"/>
          <w:sz w:val="21"/>
          <w:szCs w:val="21"/>
          <w:bdr w:val="single" w:sz="2" w:space="0" w:color="E5E7EB" w:frame="1"/>
          <w:lang w:eastAsia="en-KE"/>
        </w:rPr>
        <w:t>Regime downgrades to LEAN EXPANSION (+1).</w:t>
      </w:r>
    </w:p>
    <w:p w14:paraId="6CE4B14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Downside scenario (regime reinforcement):</w:t>
      </w:r>
      <w:r w:rsidRPr="003E67AD">
        <w:rPr>
          <w:rFonts w:ascii="Inter" w:eastAsia="Times New Roman" w:hAnsi="Inter" w:cs="Times New Roman"/>
          <w:color w:val="F4F0EB"/>
          <w:sz w:val="21"/>
          <w:szCs w:val="21"/>
          <w:lang w:eastAsia="en-KE"/>
        </w:rPr>
        <w:t> Geopolitical de-escalation → energy prices retreat → DXY falls back below 98 → moves 2% below SMA → Indicator 3 flips to +1 → </w:t>
      </w:r>
      <w:r w:rsidRPr="003E67AD">
        <w:rPr>
          <w:rFonts w:ascii="Inter" w:eastAsia="Times New Roman" w:hAnsi="Inter" w:cs="Times New Roman"/>
          <w:b/>
          <w:bCs/>
          <w:color w:val="F4F0EB"/>
          <w:sz w:val="21"/>
          <w:szCs w:val="21"/>
          <w:bdr w:val="single" w:sz="2" w:space="0" w:color="E5E7EB" w:frame="1"/>
          <w:lang w:eastAsia="en-KE"/>
        </w:rPr>
        <w:t>Regime upgrades to STRONG EXPANSION (+3).</w:t>
      </w:r>
    </w:p>
    <w:p w14:paraId="1C72F20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Monitoring trigger:</w:t>
      </w:r>
      <w:r w:rsidRPr="003E67AD">
        <w:rPr>
          <w:rFonts w:ascii="Inter" w:eastAsia="Times New Roman" w:hAnsi="Inter" w:cs="Times New Roman"/>
          <w:color w:val="F4F0EB"/>
          <w:sz w:val="21"/>
          <w:szCs w:val="21"/>
          <w:lang w:eastAsia="en-KE"/>
        </w:rPr>
        <w:t> Daily DXY close relative to the 200d SMA; track consecutive close streaks.</w:t>
      </w:r>
    </w:p>
    <w:p w14:paraId="00BABCC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Transition Signal 2: ON RRP Exhaustion and April TGA Seasonality</w:t>
      </w:r>
    </w:p>
    <w:p w14:paraId="16E9ACF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ON RRP buffer is </w:t>
      </w:r>
      <w:r w:rsidRPr="003E67AD">
        <w:rPr>
          <w:rFonts w:ascii="Inter" w:eastAsia="Times New Roman" w:hAnsi="Inter" w:cs="Times New Roman"/>
          <w:b/>
          <w:bCs/>
          <w:color w:val="F4F0EB"/>
          <w:sz w:val="21"/>
          <w:szCs w:val="21"/>
          <w:bdr w:val="single" w:sz="2" w:space="0" w:color="E5E7EB" w:frame="1"/>
          <w:lang w:eastAsia="en-KE"/>
        </w:rPr>
        <w:t>gone</w:t>
      </w:r>
      <w:r w:rsidRPr="003E67AD">
        <w:rPr>
          <w:rFonts w:ascii="Inter" w:eastAsia="Times New Roman" w:hAnsi="Inter" w:cs="Times New Roman"/>
          <w:color w:val="F4F0EB"/>
          <w:sz w:val="21"/>
          <w:szCs w:val="21"/>
          <w:lang w:eastAsia="en-KE"/>
        </w:rPr>
        <w:t>. Any future liquidity drains hit bank reserves directly. April 2026 represents the first major test:</w:t>
      </w:r>
    </w:p>
    <w:p w14:paraId="1D9C29F7" w14:textId="77777777" w:rsidR="003E67AD" w:rsidRPr="003E67AD" w:rsidRDefault="003E67AD" w:rsidP="003E67AD">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April 15 individual tax receipts will likely push TGA above $900 billion</w:t>
      </w:r>
    </w:p>
    <w:p w14:paraId="0B029F3F" w14:textId="77777777" w:rsidR="003E67AD" w:rsidRPr="003E67AD" w:rsidRDefault="003E67AD" w:rsidP="003E67AD">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If TGA rebuild accelerates beyond $150B/month, SOFR-IORB spread becomes the critical early warning indicator</w:t>
      </w:r>
    </w:p>
    <w:p w14:paraId="7EA3D9AF" w14:textId="77777777" w:rsidR="003E67AD" w:rsidRPr="003E67AD" w:rsidRDefault="003E67AD" w:rsidP="003E67AD">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 SOFR-IORB spread approaching zero or turning positive would signal the onset of reserve scarcity</w:t>
      </w:r>
    </w:p>
    <w:p w14:paraId="6EE3140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Monitoring triggers:</w:t>
      </w:r>
      <w:r w:rsidRPr="003E67AD">
        <w:rPr>
          <w:rFonts w:ascii="Inter" w:eastAsia="Times New Roman" w:hAnsi="Inter" w:cs="Times New Roman"/>
          <w:color w:val="F4F0EB"/>
          <w:sz w:val="21"/>
          <w:szCs w:val="21"/>
          <w:lang w:eastAsia="en-KE"/>
        </w:rPr>
        <w:t> Weekly TGA balance; daily SOFR prints; SOFR-IORB spread approaching parity.</w:t>
      </w:r>
    </w:p>
    <w:p w14:paraId="188560E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Transition Signal 3: Chinese Liquidity Trap Vulnerability</w:t>
      </w:r>
    </w:p>
    <w:p w14:paraId="4FE2AB6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China's 9.0% M2 growth is the mathematical anchor of global broad money expansion. However:</w:t>
      </w:r>
    </w:p>
    <w:p w14:paraId="45D72899" w14:textId="77777777" w:rsidR="003E67AD" w:rsidRPr="003E67AD" w:rsidRDefault="003E67AD" w:rsidP="003E67AD">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Money velocity within China remains depressed</w:t>
      </w:r>
    </w:p>
    <w:p w14:paraId="6A3D51AB" w14:textId="77777777" w:rsidR="003E67AD" w:rsidRPr="003E67AD" w:rsidRDefault="003E67AD" w:rsidP="003E67AD">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Consumer confidence is weak; property sector deleveraging continues</w:t>
      </w:r>
    </w:p>
    <w:p w14:paraId="4D72F007" w14:textId="77777777" w:rsidR="003E67AD" w:rsidRPr="003E67AD" w:rsidRDefault="003E67AD" w:rsidP="003E67AD">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If stimulus programs are curtailed or bad-debt weight forces a deleveraging event, Chinese M2 growth could decelerate rapidly in Q2 2026</w:t>
      </w:r>
    </w:p>
    <w:p w14:paraId="4D6F0D64" w14:textId="77777777" w:rsidR="003E67AD" w:rsidRPr="003E67AD" w:rsidRDefault="003E67AD" w:rsidP="003E67AD">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A decline in Chinese M2 growth to 5–6% would drag the G4 aggregate toward or below the +4.0% threshold, threatening Indicator 2</w:t>
      </w:r>
    </w:p>
    <w:p w14:paraId="38618EC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Monitoring trigger:</w:t>
      </w:r>
      <w:r w:rsidRPr="003E67AD">
        <w:rPr>
          <w:rFonts w:ascii="Inter" w:eastAsia="Times New Roman" w:hAnsi="Inter" w:cs="Times New Roman"/>
          <w:color w:val="F4F0EB"/>
          <w:sz w:val="21"/>
          <w:szCs w:val="21"/>
          <w:lang w:eastAsia="en-KE"/>
        </w:rPr>
        <w:t xml:space="preserve"> Monthly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M2 release; China credit impulse metrics; property sector data.</w:t>
      </w:r>
    </w:p>
    <w:p w14:paraId="11AFD6F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3E67AD">
        <w:rPr>
          <w:rFonts w:ascii="system-ui" w:eastAsia="Times New Roman" w:hAnsi="system-ui" w:cs="Times New Roman"/>
          <w:b/>
          <w:bCs/>
          <w:color w:val="FFFFFF"/>
          <w:spacing w:val="-6"/>
          <w:sz w:val="31"/>
          <w:szCs w:val="31"/>
          <w:lang w:eastAsia="en-KE"/>
        </w:rPr>
        <w:t>Transition Signal 4: Fed Policy Evolution</w:t>
      </w:r>
    </w:p>
    <w:p w14:paraId="21D5A32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The Fed currently holds rates steady with QT concluded. Two potential developments could shift the liquidity regime:</w:t>
      </w:r>
    </w:p>
    <w:p w14:paraId="1BE20E6E" w14:textId="77777777" w:rsidR="003E67AD" w:rsidRPr="003E67AD" w:rsidRDefault="003E67AD" w:rsidP="003E67AD">
      <w:pPr>
        <w:numPr>
          <w:ilvl w:val="0"/>
          <w:numId w:val="2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Dovish shift (rate cuts):</w:t>
      </w:r>
      <w:r w:rsidRPr="003E67AD">
        <w:rPr>
          <w:rFonts w:ascii="Inter" w:eastAsia="Times New Roman" w:hAnsi="Inter" w:cs="Times New Roman"/>
          <w:color w:val="F4F0EB"/>
          <w:sz w:val="21"/>
          <w:szCs w:val="21"/>
          <w:lang w:eastAsia="en-KE"/>
        </w:rPr>
        <w:t> Would weaken DXY (positive for Indicator 3) and stimulate credit (positive for Indicator 2). Net effect: regime reinforcement.</w:t>
      </w:r>
    </w:p>
    <w:p w14:paraId="4A5048F5" w14:textId="77777777" w:rsidR="003E67AD" w:rsidRPr="003E67AD" w:rsidRDefault="003E67AD" w:rsidP="003E67AD">
      <w:pPr>
        <w:numPr>
          <w:ilvl w:val="0"/>
          <w:numId w:val="2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Hawkish surprise (rate hold/hike on inflation re-acceleration):</w:t>
      </w:r>
      <w:r w:rsidRPr="003E67AD">
        <w:rPr>
          <w:rFonts w:ascii="Inter" w:eastAsia="Times New Roman" w:hAnsi="Inter" w:cs="Times New Roman"/>
          <w:color w:val="F4F0EB"/>
          <w:sz w:val="21"/>
          <w:szCs w:val="21"/>
          <w:lang w:eastAsia="en-KE"/>
        </w:rPr>
        <w:t> Would strengthen DXY (negative for Indicator 3) and suppress credit. Net effect: regime degradation.</w:t>
      </w:r>
    </w:p>
    <w:p w14:paraId="050BC54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lastRenderedPageBreak/>
        <w:t>Current market pricing (per Report 2) suggests the Fed will keep rates steady throughout 2026 given inflation concerns from the energy shock.</w:t>
      </w:r>
    </w:p>
    <w:p w14:paraId="2F9C32AC"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1022F32">
          <v:rect id="_x0000_i1034" style="width:0;height:0" o:hralign="center" o:hrstd="t" o:hr="t" fillcolor="#a0a0a0" stroked="f"/>
        </w:pict>
      </w:r>
    </w:p>
    <w:p w14:paraId="1650D05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SECTION IX: DATA QUALITY AND CONFIDENCE MATRIX</w:t>
      </w:r>
    </w:p>
    <w:tbl>
      <w:tblPr>
        <w:tblW w:w="88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7"/>
        <w:gridCol w:w="1925"/>
        <w:gridCol w:w="1332"/>
        <w:gridCol w:w="2441"/>
        <w:gridCol w:w="1774"/>
      </w:tblGrid>
      <w:tr w:rsidR="003E67AD" w:rsidRPr="003E67AD" w14:paraId="35B546B5"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54997B"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Data Point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90C64C"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Source Quality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141772"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Timeliness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D42EFB"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Cross-Source Agreement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1B205D"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Overall Confidence</w:t>
            </w:r>
          </w:p>
        </w:tc>
      </w:tr>
      <w:tr w:rsidR="003E67AD" w:rsidRPr="003E67AD" w14:paraId="24B690E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6666D1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Fed Total Assets (WALCL)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72DA7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Excellent (H.4.1)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34D3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Weekly, current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26E05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Full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7A73B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7AC34762"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AE1717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TGA Balance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C9C42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Excellent (Daily Treasury Statement)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761C2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Daily, current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22C8C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Strong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7E490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09EAE24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096784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ON RRP Balance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9046F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Good (NY Fed)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FFDE3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Daily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FC549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Disagreement (~$0B vs ~$125B)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47288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11AD0959"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2F7240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ECB Balance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2D9B1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Good (</w:t>
            </w:r>
            <w:proofErr w:type="spellStart"/>
            <w:r w:rsidRPr="003E67AD">
              <w:rPr>
                <w:rFonts w:ascii="Times New Roman" w:eastAsia="Times New Roman" w:hAnsi="Times New Roman" w:cs="Times New Roman"/>
                <w:sz w:val="21"/>
                <w:szCs w:val="21"/>
                <w:lang w:eastAsia="en-KE"/>
              </w:rPr>
              <w:t>Eurosystem</w:t>
            </w:r>
            <w:proofErr w:type="spellEnd"/>
            <w:r w:rsidRPr="003E67AD">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A2F7C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Weekly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0858E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472D9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6337C33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64C48B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roofErr w:type="spellStart"/>
            <w:r w:rsidRPr="003E67AD">
              <w:rPr>
                <w:rFonts w:ascii="Times New Roman" w:eastAsia="Times New Roman" w:hAnsi="Times New Roman" w:cs="Times New Roman"/>
                <w:sz w:val="21"/>
                <w:szCs w:val="21"/>
                <w:lang w:eastAsia="en-KE"/>
              </w:rPr>
              <w:t>BoJ</w:t>
            </w:r>
            <w:proofErr w:type="spellEnd"/>
            <w:r w:rsidRPr="003E67AD">
              <w:rPr>
                <w:rFonts w:ascii="Times New Roman" w:eastAsia="Times New Roman" w:hAnsi="Times New Roman" w:cs="Times New Roman"/>
                <w:sz w:val="21"/>
                <w:szCs w:val="21"/>
                <w:lang w:eastAsia="en-KE"/>
              </w:rPr>
              <w:t xml:space="preserve"> Balance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8F575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Good (</w:t>
            </w:r>
            <w:proofErr w:type="spellStart"/>
            <w:r w:rsidRPr="003E67AD">
              <w:rPr>
                <w:rFonts w:ascii="Times New Roman" w:eastAsia="Times New Roman" w:hAnsi="Times New Roman" w:cs="Times New Roman"/>
                <w:sz w:val="21"/>
                <w:szCs w:val="21"/>
                <w:lang w:eastAsia="en-KE"/>
              </w:rPr>
              <w:t>BoJ</w:t>
            </w:r>
            <w:proofErr w:type="spellEnd"/>
            <w:r w:rsidRPr="003E67AD">
              <w:rPr>
                <w:rFonts w:ascii="Times New Roman" w:eastAsia="Times New Roman" w:hAnsi="Times New Roman" w:cs="Times New Roman"/>
                <w:sz w:val="21"/>
                <w:szCs w:val="21"/>
                <w:lang w:eastAsia="en-KE"/>
              </w:rPr>
              <w:t>/FRED)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6BF4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Monthly (6-week lag)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B41D3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D1C9C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248DF9C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D491DF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roofErr w:type="spellStart"/>
            <w:r w:rsidRPr="003E67AD">
              <w:rPr>
                <w:rFonts w:ascii="Times New Roman" w:eastAsia="Times New Roman" w:hAnsi="Times New Roman" w:cs="Times New Roman"/>
                <w:sz w:val="21"/>
                <w:szCs w:val="21"/>
                <w:lang w:eastAsia="en-KE"/>
              </w:rPr>
              <w:t>PBoC</w:t>
            </w:r>
            <w:proofErr w:type="spellEnd"/>
            <w:r w:rsidRPr="003E67AD">
              <w:rPr>
                <w:rFonts w:ascii="Times New Roman" w:eastAsia="Times New Roman" w:hAnsi="Times New Roman" w:cs="Times New Roman"/>
                <w:sz w:val="21"/>
                <w:szCs w:val="21"/>
                <w:lang w:eastAsia="en-KE"/>
              </w:rPr>
              <w:t xml:space="preserve"> Balance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0ECE9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 (</w:t>
            </w:r>
            <w:proofErr w:type="spellStart"/>
            <w:r w:rsidRPr="003E67AD">
              <w:rPr>
                <w:rFonts w:ascii="Times New Roman" w:eastAsia="Times New Roman" w:hAnsi="Times New Roman" w:cs="Times New Roman"/>
                <w:sz w:val="21"/>
                <w:szCs w:val="21"/>
                <w:lang w:eastAsia="en-KE"/>
              </w:rPr>
              <w:t>PBoC</w:t>
            </w:r>
            <w:proofErr w:type="spellEnd"/>
            <w:r w:rsidRPr="003E67AD">
              <w:rPr>
                <w:rFonts w:ascii="Times New Roman" w:eastAsia="Times New Roman" w:hAnsi="Times New Roman" w:cs="Times New Roman"/>
                <w:sz w:val="21"/>
                <w:szCs w:val="21"/>
                <w:lang w:eastAsia="en-KE"/>
              </w:rPr>
              <w:t xml:space="preserve"> 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19470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Monthly (lag)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C7E51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Material disagreement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D5B2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36B606E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5B3F34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lastRenderedPageBreak/>
              <w:t>BoE Balance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88B62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 (BoE Weekly Report)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C185A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Weekly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3074E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Limited cross-validation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01FF9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4581FAE7"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0033089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US M2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DC247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Good (FRED M2SL)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701D9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Monthly (6-week lag)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2BCD5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Some disagreement on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72931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64A27BF1"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6833B1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China M2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7E028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Moderate (</w:t>
            </w:r>
            <w:proofErr w:type="spellStart"/>
            <w:r w:rsidRPr="003E67AD">
              <w:rPr>
                <w:rFonts w:ascii="Times New Roman" w:eastAsia="Times New Roman" w:hAnsi="Times New Roman" w:cs="Times New Roman"/>
                <w:sz w:val="21"/>
                <w:szCs w:val="21"/>
                <w:lang w:eastAsia="en-KE"/>
              </w:rPr>
              <w:t>PBoC</w:t>
            </w:r>
            <w:proofErr w:type="spellEnd"/>
            <w:r w:rsidRPr="003E67AD">
              <w:rPr>
                <w:rFonts w:ascii="Times New Roman" w:eastAsia="Times New Roman" w:hAnsi="Times New Roman" w:cs="Times New Roman"/>
                <w:sz w:val="21"/>
                <w:szCs w:val="21"/>
                <w:lang w:eastAsia="en-KE"/>
              </w:rPr>
              <w:t xml:space="preserve"> 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329D9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D5D4A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Material disagreement on YoY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BAFC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174A4C6C"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879BDE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DXY Spot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77B36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Excellent (live markets)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29E70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Real-time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91FB3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Full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5F97A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33B0828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86281C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DXY 200d SMA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9B87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Variable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C75D4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Calculation-dependent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52BD7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Critical disagreement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B797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764B389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58C783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SOFR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EDBE6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Excellent (NY Fed)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ADA9F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Daily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5E45F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Strong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AE06E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r w:rsidR="003E67AD" w:rsidRPr="003E67AD" w14:paraId="7C019453"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EC6B1B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IORB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9D015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Excellent (Fed)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48449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Set by policy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7CF9C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Full agreement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8615D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Segoe UI Emoji" w:eastAsia="Times New Roman" w:hAnsi="Segoe UI Emoji" w:cs="Segoe UI Emoji"/>
                <w:sz w:val="21"/>
                <w:szCs w:val="21"/>
                <w:lang w:eastAsia="en-KE"/>
              </w:rPr>
              <w:t>⬛⬛⬛⬛⬛</w:t>
            </w:r>
          </w:p>
        </w:tc>
      </w:tr>
    </w:tbl>
    <w:p w14:paraId="63A43A92"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BD960BD">
          <v:rect id="_x0000_i1035" style="width:0;height:0" o:hralign="center" o:hrstd="t" o:hr="t" fillcolor="#a0a0a0" stroked="f"/>
        </w:pict>
      </w:r>
    </w:p>
    <w:p w14:paraId="2E67EE2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CONSOLIDATED DASHBOARD</w:t>
      </w:r>
    </w:p>
    <w:p w14:paraId="6427EBF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F4F0EB"/>
          <w:sz w:val="21"/>
          <w:szCs w:val="21"/>
          <w:lang w:eastAsia="en-KE"/>
        </w:rPr>
      </w:pPr>
      <w:r w:rsidRPr="003E67AD">
        <w:rPr>
          <w:rFonts w:ascii="Consolas" w:eastAsia="Times New Roman" w:hAnsi="Consolas" w:cs="Courier New"/>
          <w:color w:val="E7E1DA"/>
          <w:sz w:val="21"/>
          <w:szCs w:val="21"/>
          <w:bdr w:val="single" w:sz="2" w:space="0" w:color="E5E7EB" w:frame="1"/>
          <w:lang w:eastAsia="en-KE"/>
        </w:rPr>
        <w:t>text</w:t>
      </w:r>
    </w:p>
    <w:p w14:paraId="6A952DF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lastRenderedPageBreak/>
        <w:t>╔════════════════════════════════════════════════════════════════╗</w:t>
      </w:r>
    </w:p>
    <w:p w14:paraId="78121E0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GLOBAL LIQUIDITY REGIME — March 27, 2026             ║</w:t>
      </w:r>
    </w:p>
    <w:p w14:paraId="6A16A13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CONSOLIDATED ASSESSMENT                       ║</w:t>
      </w:r>
    </w:p>
    <w:p w14:paraId="0133E7D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w:t>
      </w:r>
    </w:p>
    <w:p w14:paraId="3F51FEA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47A3BE9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INDICATOR</w:t>
      </w:r>
      <w:proofErr w:type="gramEnd"/>
      <w:r w:rsidRPr="003E67AD">
        <w:rPr>
          <w:rFonts w:ascii="Consolas" w:eastAsia="Times New Roman" w:hAnsi="Consolas" w:cs="Courier New"/>
          <w:color w:val="E1E4E8"/>
          <w:sz w:val="17"/>
          <w:szCs w:val="17"/>
          <w:bdr w:val="single" w:sz="2" w:space="0" w:color="E5E7EB" w:frame="1"/>
          <w:lang w:eastAsia="en-KE"/>
        </w:rPr>
        <w:t xml:space="preserve"> 1: G5 Net Liquidity (3M Annualized)                ║</w:t>
      </w:r>
    </w:p>
    <w:p w14:paraId="6FD45FD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Value: +5.0–6.0%        Score: +1   </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Confidence</w:t>
      </w:r>
      <w:proofErr w:type="gramEnd"/>
      <w:r w:rsidRPr="003E67AD">
        <w:rPr>
          <w:rFonts w:ascii="Consolas" w:eastAsia="Times New Roman" w:hAnsi="Consolas" w:cs="Courier New"/>
          <w:color w:val="E1E4E8"/>
          <w:sz w:val="17"/>
          <w:szCs w:val="17"/>
          <w:bdr w:val="single" w:sz="2" w:space="0" w:color="E5E7EB" w:frame="1"/>
          <w:lang w:eastAsia="en-KE"/>
        </w:rPr>
        <w:t>: HIGH   ║</w:t>
      </w:r>
    </w:p>
    <w:p w14:paraId="416D3D3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16D1D10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INDICATOR</w:t>
      </w:r>
      <w:proofErr w:type="gramEnd"/>
      <w:r w:rsidRPr="003E67AD">
        <w:rPr>
          <w:rFonts w:ascii="Consolas" w:eastAsia="Times New Roman" w:hAnsi="Consolas" w:cs="Courier New"/>
          <w:color w:val="E1E4E8"/>
          <w:sz w:val="17"/>
          <w:szCs w:val="17"/>
          <w:bdr w:val="single" w:sz="2" w:space="0" w:color="E5E7EB" w:frame="1"/>
          <w:lang w:eastAsia="en-KE"/>
        </w:rPr>
        <w:t xml:space="preserve"> 2: G4 M2 YoY Growth (USD-Converted)               ║</w:t>
      </w:r>
    </w:p>
    <w:p w14:paraId="0A4CCAE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Value: +5.0–6.4%        Score: +1   </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Confidence</w:t>
      </w:r>
      <w:proofErr w:type="gramEnd"/>
      <w:r w:rsidRPr="003E67AD">
        <w:rPr>
          <w:rFonts w:ascii="Consolas" w:eastAsia="Times New Roman" w:hAnsi="Consolas" w:cs="Courier New"/>
          <w:color w:val="E1E4E8"/>
          <w:sz w:val="17"/>
          <w:szCs w:val="17"/>
          <w:bdr w:val="single" w:sz="2" w:space="0" w:color="E5E7EB" w:frame="1"/>
          <w:lang w:eastAsia="en-KE"/>
        </w:rPr>
        <w:t>: HIGH   ║</w:t>
      </w:r>
    </w:p>
    <w:p w14:paraId="3F1156E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173F212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INDICATOR</w:t>
      </w:r>
      <w:proofErr w:type="gramEnd"/>
      <w:r w:rsidRPr="003E67AD">
        <w:rPr>
          <w:rFonts w:ascii="Consolas" w:eastAsia="Times New Roman" w:hAnsi="Consolas" w:cs="Courier New"/>
          <w:color w:val="E1E4E8"/>
          <w:sz w:val="17"/>
          <w:szCs w:val="17"/>
          <w:bdr w:val="single" w:sz="2" w:space="0" w:color="E5E7EB" w:frame="1"/>
          <w:lang w:eastAsia="en-KE"/>
        </w:rPr>
        <w:t xml:space="preserve"> 3: DXY vs. 200-Day SMA                             ║</w:t>
      </w:r>
    </w:p>
    <w:p w14:paraId="6BE8859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DXY: ~99.9   SMA: 98.4–99.6 (</w:t>
      </w:r>
      <w:proofErr w:type="gramStart"/>
      <w:r w:rsidRPr="003E67AD">
        <w:rPr>
          <w:rFonts w:ascii="Consolas" w:eastAsia="Times New Roman" w:hAnsi="Consolas" w:cs="Courier New"/>
          <w:color w:val="E1E4E8"/>
          <w:sz w:val="17"/>
          <w:szCs w:val="17"/>
          <w:bdr w:val="single" w:sz="2" w:space="0" w:color="E5E7EB" w:frame="1"/>
          <w:lang w:eastAsia="en-KE"/>
        </w:rPr>
        <w:t xml:space="preserve">disputed)   </w:t>
      </w:r>
      <w:proofErr w:type="gramEnd"/>
      <w:r w:rsidRPr="003E67AD">
        <w:rPr>
          <w:rFonts w:ascii="Consolas" w:eastAsia="Times New Roman" w:hAnsi="Consolas" w:cs="Courier New"/>
          <w:color w:val="E1E4E8"/>
          <w:sz w:val="17"/>
          <w:szCs w:val="17"/>
          <w:bdr w:val="single" w:sz="2" w:space="0" w:color="E5E7EB" w:frame="1"/>
          <w:lang w:eastAsia="en-KE"/>
        </w:rPr>
        <w:t xml:space="preserve">                 ║</w:t>
      </w:r>
    </w:p>
    <w:p w14:paraId="525A3F0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Distance: +0.2% to +2.9%                                   ║</w:t>
      </w:r>
    </w:p>
    <w:p w14:paraId="6B30167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Score: 0 (base case) </w:t>
      </w:r>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Confidence: LOW                  ║</w:t>
      </w:r>
    </w:p>
    <w:p w14:paraId="2EDA3B1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w:t>
      </w:r>
      <w:r w:rsidRPr="003E67AD">
        <w:rPr>
          <w:rFonts w:ascii="Segoe UI Emoji" w:eastAsia="Times New Roman" w:hAnsi="Segoe UI Emoji" w:cs="Segoe UI Emoji"/>
          <w:color w:val="E1E4E8"/>
          <w:sz w:val="17"/>
          <w:szCs w:val="17"/>
          <w:bdr w:val="single" w:sz="2" w:space="0" w:color="E5E7EB" w:frame="1"/>
          <w:lang w:eastAsia="en-KE"/>
        </w:rPr>
        <w:t>⚠</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Could</w:t>
      </w:r>
      <w:proofErr w:type="gramEnd"/>
      <w:r w:rsidRPr="003E67AD">
        <w:rPr>
          <w:rFonts w:ascii="Consolas" w:eastAsia="Times New Roman" w:hAnsi="Consolas" w:cs="Courier New"/>
          <w:color w:val="E1E4E8"/>
          <w:sz w:val="17"/>
          <w:szCs w:val="17"/>
          <w:bdr w:val="single" w:sz="2" w:space="0" w:color="E5E7EB" w:frame="1"/>
          <w:lang w:eastAsia="en-KE"/>
        </w:rPr>
        <w:t xml:space="preserve"> be -1 under alternative SMA </w:t>
      </w:r>
      <w:r w:rsidRPr="003E67AD">
        <w:rPr>
          <w:rFonts w:ascii="Consolas" w:eastAsia="Times New Roman" w:hAnsi="Consolas" w:cs="Consolas"/>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TRANSITION ZONE    </w:t>
      </w:r>
      <w:r w:rsidRPr="003E67AD">
        <w:rPr>
          <w:rFonts w:ascii="Consolas" w:eastAsia="Times New Roman" w:hAnsi="Consolas" w:cs="Consolas"/>
          <w:color w:val="E1E4E8"/>
          <w:sz w:val="17"/>
          <w:szCs w:val="17"/>
          <w:bdr w:val="single" w:sz="2" w:space="0" w:color="E5E7EB" w:frame="1"/>
          <w:lang w:eastAsia="en-KE"/>
        </w:rPr>
        <w:t>║</w:t>
      </w:r>
    </w:p>
    <w:p w14:paraId="051A421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5B65560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w:t>
      </w:r>
    </w:p>
    <w:p w14:paraId="59A2FC5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5CB6E08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TOTAL</w:t>
      </w:r>
      <w:proofErr w:type="gramEnd"/>
      <w:r w:rsidRPr="003E67AD">
        <w:rPr>
          <w:rFonts w:ascii="Consolas" w:eastAsia="Times New Roman" w:hAnsi="Consolas" w:cs="Courier New"/>
          <w:color w:val="E1E4E8"/>
          <w:sz w:val="17"/>
          <w:szCs w:val="17"/>
          <w:bdr w:val="single" w:sz="2" w:space="0" w:color="E5E7EB" w:frame="1"/>
          <w:lang w:eastAsia="en-KE"/>
        </w:rPr>
        <w:t xml:space="preserve"> SCORE:           +2                                     ║</w:t>
      </w:r>
    </w:p>
    <w:p w14:paraId="6ED190B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REGIME</w:t>
      </w:r>
      <w:proofErr w:type="gramEnd"/>
      <w:r w:rsidRPr="003E67AD">
        <w:rPr>
          <w:rFonts w:ascii="Consolas" w:eastAsia="Times New Roman" w:hAnsi="Consolas" w:cs="Courier New"/>
          <w:color w:val="E1E4E8"/>
          <w:sz w:val="17"/>
          <w:szCs w:val="17"/>
          <w:bdr w:val="single" w:sz="2" w:space="0" w:color="E5E7EB" w:frame="1"/>
          <w:lang w:eastAsia="en-KE"/>
        </w:rPr>
        <w:t>:                EXPANSION                              ║</w:t>
      </w:r>
    </w:p>
    <w:p w14:paraId="78A969E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Downgrade</w:t>
      </w:r>
      <w:proofErr w:type="gramEnd"/>
      <w:r w:rsidRPr="003E67AD">
        <w:rPr>
          <w:rFonts w:ascii="Consolas" w:eastAsia="Times New Roman" w:hAnsi="Consolas" w:cs="Courier New"/>
          <w:color w:val="E1E4E8"/>
          <w:sz w:val="17"/>
          <w:szCs w:val="17"/>
          <w:bdr w:val="single" w:sz="2" w:space="0" w:color="E5E7EB" w:frame="1"/>
          <w:lang w:eastAsia="en-KE"/>
        </w:rPr>
        <w:t xml:space="preserve"> Risk:        +1 (LEAN EXPANSION) if DXY confirms   ║</w:t>
      </w:r>
    </w:p>
    <w:p w14:paraId="1650064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sustained break above SMA              ║</w:t>
      </w:r>
    </w:p>
    <w:p w14:paraId="170E93E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254D269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w:t>
      </w:r>
    </w:p>
    <w:p w14:paraId="1BCF2E2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76295A5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STRESS</w:t>
      </w:r>
      <w:proofErr w:type="gramEnd"/>
      <w:r w:rsidRPr="003E67AD">
        <w:rPr>
          <w:rFonts w:ascii="Consolas" w:eastAsia="Times New Roman" w:hAnsi="Consolas" w:cs="Courier New"/>
          <w:color w:val="E1E4E8"/>
          <w:sz w:val="17"/>
          <w:szCs w:val="17"/>
          <w:bdr w:val="single" w:sz="2" w:space="0" w:color="E5E7EB" w:frame="1"/>
          <w:lang w:eastAsia="en-KE"/>
        </w:rPr>
        <w:t xml:space="preserve"> INDICATORS:                                            ║</w:t>
      </w:r>
    </w:p>
    <w:p w14:paraId="2B7B97D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SOFR-IORB Spread:    -1 to -2 bps         </w:t>
      </w:r>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CLEAR         ║</w:t>
      </w:r>
    </w:p>
    <w:p w14:paraId="3F7D040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TGA Direction:       Rebuilding +$77B/</w:t>
      </w:r>
      <w:proofErr w:type="spellStart"/>
      <w:r w:rsidRPr="003E67AD">
        <w:rPr>
          <w:rFonts w:ascii="Consolas" w:eastAsia="Times New Roman" w:hAnsi="Consolas" w:cs="Courier New"/>
          <w:color w:val="E1E4E8"/>
          <w:sz w:val="17"/>
          <w:szCs w:val="17"/>
          <w:bdr w:val="single" w:sz="2" w:space="0" w:color="E5E7EB" w:frame="1"/>
          <w:lang w:eastAsia="en-KE"/>
        </w:rPr>
        <w:t>mo</w:t>
      </w:r>
      <w:proofErr w:type="spellEnd"/>
      <w:r w:rsidRPr="003E67AD">
        <w:rPr>
          <w:rFonts w:ascii="Consolas" w:eastAsia="Times New Roman" w:hAnsi="Consolas" w:cs="Courier New"/>
          <w:color w:val="E1E4E8"/>
          <w:sz w:val="17"/>
          <w:szCs w:val="17"/>
          <w:bdr w:val="single" w:sz="2" w:space="0" w:color="E5E7EB" w:frame="1"/>
          <w:lang w:eastAsia="en-KE"/>
        </w:rPr>
        <w:t xml:space="preserve">   </w:t>
      </w:r>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WATCH         ║</w:t>
      </w:r>
    </w:p>
    <w:p w14:paraId="3A1029C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ON RRP Buffer:       EXHAUSTED (~$0–5</w:t>
      </w:r>
      <w:proofErr w:type="gramStart"/>
      <w:r w:rsidRPr="003E67AD">
        <w:rPr>
          <w:rFonts w:ascii="Consolas" w:eastAsia="Times New Roman" w:hAnsi="Consolas" w:cs="Courier New"/>
          <w:color w:val="E1E4E8"/>
          <w:sz w:val="17"/>
          <w:szCs w:val="17"/>
          <w:bdr w:val="single" w:sz="2" w:space="0" w:color="E5E7EB" w:frame="1"/>
          <w:lang w:eastAsia="en-KE"/>
        </w:rPr>
        <w:t xml:space="preserve">B)   </w:t>
      </w:r>
      <w:proofErr w:type="gramEnd"/>
      <w:r w:rsidRPr="003E67AD">
        <w:rPr>
          <w:rFonts w:ascii="Consolas" w:eastAsia="Times New Roman" w:hAnsi="Consolas" w:cs="Courier New"/>
          <w:color w:val="E1E4E8"/>
          <w:sz w:val="17"/>
          <w:szCs w:val="17"/>
          <w:bdr w:val="single" w:sz="2" w:space="0" w:color="E5E7EB" w:frame="1"/>
          <w:lang w:eastAsia="en-KE"/>
        </w:rPr>
        <w:t xml:space="preserve"> </w:t>
      </w:r>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NOTED         ║</w:t>
      </w:r>
    </w:p>
    <w:p w14:paraId="191EA73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48016AC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3E67AD">
        <w:rPr>
          <w:rFonts w:ascii="Consolas" w:eastAsia="Times New Roman" w:hAnsi="Consolas" w:cs="Courier New"/>
          <w:color w:val="E1E4E8"/>
          <w:sz w:val="17"/>
          <w:szCs w:val="17"/>
          <w:bdr w:val="single" w:sz="2" w:space="0" w:color="E5E7EB" w:frame="1"/>
          <w:lang w:eastAsia="en-KE"/>
        </w:rPr>
        <w:t>║  KEY</w:t>
      </w:r>
      <w:proofErr w:type="gramEnd"/>
      <w:r w:rsidRPr="003E67AD">
        <w:rPr>
          <w:rFonts w:ascii="Consolas" w:eastAsia="Times New Roman" w:hAnsi="Consolas" w:cs="Courier New"/>
          <w:color w:val="E1E4E8"/>
          <w:sz w:val="17"/>
          <w:szCs w:val="17"/>
          <w:bdr w:val="single" w:sz="2" w:space="0" w:color="E5E7EB" w:frame="1"/>
          <w:lang w:eastAsia="en-KE"/>
        </w:rPr>
        <w:t xml:space="preserve"> TRANSITION RISKS:                                         ║</w:t>
      </w:r>
    </w:p>
    <w:p w14:paraId="796A3BE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1. DXY breakout on Iran escalation         </w:t>
      </w:r>
      <w:r w:rsidRPr="003E67AD">
        <w:rPr>
          <w:rFonts w:ascii="Segoe UI Emoji" w:eastAsia="Times New Roman" w:hAnsi="Segoe UI Emoji" w:cs="Segoe UI Emoji"/>
          <w:color w:val="E1E4E8"/>
          <w:sz w:val="17"/>
          <w:szCs w:val="17"/>
          <w:bdr w:val="single" w:sz="2" w:space="0" w:color="E5E7EB" w:frame="1"/>
          <w:lang w:eastAsia="en-KE"/>
        </w:rPr>
        <w:t>⚠</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HIGH</w:t>
      </w:r>
      <w:proofErr w:type="gramEnd"/>
      <w:r w:rsidRPr="003E67AD">
        <w:rPr>
          <w:rFonts w:ascii="Consolas" w:eastAsia="Times New Roman" w:hAnsi="Consolas" w:cs="Courier New"/>
          <w:color w:val="E1E4E8"/>
          <w:sz w:val="17"/>
          <w:szCs w:val="17"/>
          <w:bdr w:val="single" w:sz="2" w:space="0" w:color="E5E7EB" w:frame="1"/>
          <w:lang w:eastAsia="en-KE"/>
        </w:rPr>
        <w:t xml:space="preserve">         ║</w:t>
      </w:r>
    </w:p>
    <w:p w14:paraId="7B89883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2. April TGA seasonal build                </w:t>
      </w:r>
      <w:r w:rsidRPr="003E67AD">
        <w:rPr>
          <w:rFonts w:ascii="Segoe UI Emoji" w:eastAsia="Times New Roman" w:hAnsi="Segoe UI Emoji" w:cs="Segoe UI Emoji"/>
          <w:color w:val="E1E4E8"/>
          <w:sz w:val="17"/>
          <w:szCs w:val="17"/>
          <w:bdr w:val="single" w:sz="2" w:space="0" w:color="E5E7EB" w:frame="1"/>
          <w:lang w:eastAsia="en-KE"/>
        </w:rPr>
        <w:t>⚠</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MODERATE</w:t>
      </w:r>
      <w:proofErr w:type="gramEnd"/>
      <w:r w:rsidRPr="003E67AD">
        <w:rPr>
          <w:rFonts w:ascii="Consolas" w:eastAsia="Times New Roman" w:hAnsi="Consolas" w:cs="Courier New"/>
          <w:color w:val="E1E4E8"/>
          <w:sz w:val="17"/>
          <w:szCs w:val="17"/>
          <w:bdr w:val="single" w:sz="2" w:space="0" w:color="E5E7EB" w:frame="1"/>
          <w:lang w:eastAsia="en-KE"/>
        </w:rPr>
        <w:t xml:space="preserve">     </w:t>
      </w:r>
      <w:r w:rsidRPr="003E67AD">
        <w:rPr>
          <w:rFonts w:ascii="Consolas" w:eastAsia="Times New Roman" w:hAnsi="Consolas" w:cs="Consolas"/>
          <w:color w:val="E1E4E8"/>
          <w:sz w:val="17"/>
          <w:szCs w:val="17"/>
          <w:bdr w:val="single" w:sz="2" w:space="0" w:color="E5E7EB" w:frame="1"/>
          <w:lang w:eastAsia="en-KE"/>
        </w:rPr>
        <w:t>║</w:t>
      </w:r>
    </w:p>
    <w:p w14:paraId="663BFB9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3. China M2 deceleration in Q2             </w:t>
      </w:r>
      <w:r w:rsidRPr="003E67AD">
        <w:rPr>
          <w:rFonts w:ascii="Segoe UI Emoji" w:eastAsia="Times New Roman" w:hAnsi="Segoe UI Emoji" w:cs="Segoe UI Emoji"/>
          <w:color w:val="E1E4E8"/>
          <w:sz w:val="17"/>
          <w:szCs w:val="17"/>
          <w:bdr w:val="single" w:sz="2" w:space="0" w:color="E5E7EB" w:frame="1"/>
          <w:lang w:eastAsia="en-KE"/>
        </w:rPr>
        <w:t>⚠</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MODERATE</w:t>
      </w:r>
      <w:proofErr w:type="gramEnd"/>
      <w:r w:rsidRPr="003E67AD">
        <w:rPr>
          <w:rFonts w:ascii="Consolas" w:eastAsia="Times New Roman" w:hAnsi="Consolas" w:cs="Courier New"/>
          <w:color w:val="E1E4E8"/>
          <w:sz w:val="17"/>
          <w:szCs w:val="17"/>
          <w:bdr w:val="single" w:sz="2" w:space="0" w:color="E5E7EB" w:frame="1"/>
          <w:lang w:eastAsia="en-KE"/>
        </w:rPr>
        <w:t xml:space="preserve">     </w:t>
      </w:r>
      <w:r w:rsidRPr="003E67AD">
        <w:rPr>
          <w:rFonts w:ascii="Consolas" w:eastAsia="Times New Roman" w:hAnsi="Consolas" w:cs="Consolas"/>
          <w:color w:val="E1E4E8"/>
          <w:sz w:val="17"/>
          <w:szCs w:val="17"/>
          <w:bdr w:val="single" w:sz="2" w:space="0" w:color="E5E7EB" w:frame="1"/>
          <w:lang w:eastAsia="en-KE"/>
        </w:rPr>
        <w:t>║</w:t>
      </w:r>
    </w:p>
    <w:p w14:paraId="2630176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xml:space="preserve">║    4. Post-ON-RRP reserve scarcity            </w:t>
      </w:r>
      <w:r w:rsidRPr="003E67AD">
        <w:rPr>
          <w:rFonts w:ascii="Segoe UI Emoji" w:eastAsia="Times New Roman" w:hAnsi="Segoe UI Emoji" w:cs="Segoe UI Emoji"/>
          <w:color w:val="E1E4E8"/>
          <w:sz w:val="17"/>
          <w:szCs w:val="17"/>
          <w:bdr w:val="single" w:sz="2" w:space="0" w:color="E5E7EB" w:frame="1"/>
          <w:lang w:eastAsia="en-KE"/>
        </w:rPr>
        <w:t>⚠</w:t>
      </w:r>
      <w:proofErr w:type="gramStart"/>
      <w:r w:rsidRPr="003E67AD">
        <w:rPr>
          <w:rFonts w:ascii="Segoe UI Emoji" w:eastAsia="Times New Roman" w:hAnsi="Segoe UI Emoji" w:cs="Segoe UI Emoji"/>
          <w:color w:val="E1E4E8"/>
          <w:sz w:val="17"/>
          <w:szCs w:val="17"/>
          <w:bdr w:val="single" w:sz="2" w:space="0" w:color="E5E7EB" w:frame="1"/>
          <w:lang w:eastAsia="en-KE"/>
        </w:rPr>
        <w:t>️</w:t>
      </w:r>
      <w:r w:rsidRPr="003E67AD">
        <w:rPr>
          <w:rFonts w:ascii="Consolas" w:eastAsia="Times New Roman" w:hAnsi="Consolas" w:cs="Courier New"/>
          <w:color w:val="E1E4E8"/>
          <w:sz w:val="17"/>
          <w:szCs w:val="17"/>
          <w:bdr w:val="single" w:sz="2" w:space="0" w:color="E5E7EB" w:frame="1"/>
          <w:lang w:eastAsia="en-KE"/>
        </w:rPr>
        <w:t xml:space="preserve">  LOW</w:t>
      </w:r>
      <w:proofErr w:type="gramEnd"/>
      <w:r w:rsidRPr="003E67AD">
        <w:rPr>
          <w:rFonts w:ascii="Consolas" w:eastAsia="Times New Roman" w:hAnsi="Consolas" w:cs="Courier New"/>
          <w:color w:val="E1E4E8"/>
          <w:sz w:val="17"/>
          <w:szCs w:val="17"/>
          <w:bdr w:val="single" w:sz="2" w:space="0" w:color="E5E7EB" w:frame="1"/>
          <w:lang w:eastAsia="en-KE"/>
        </w:rPr>
        <w:t xml:space="preserve"> (watch)  </w:t>
      </w:r>
      <w:r w:rsidRPr="003E67AD">
        <w:rPr>
          <w:rFonts w:ascii="Consolas" w:eastAsia="Times New Roman" w:hAnsi="Consolas" w:cs="Consolas"/>
          <w:color w:val="E1E4E8"/>
          <w:sz w:val="17"/>
          <w:szCs w:val="17"/>
          <w:bdr w:val="single" w:sz="2" w:space="0" w:color="E5E7EB" w:frame="1"/>
          <w:lang w:eastAsia="en-KE"/>
        </w:rPr>
        <w:t>║</w:t>
      </w:r>
    </w:p>
    <w:p w14:paraId="1DFE260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3E67AD">
        <w:rPr>
          <w:rFonts w:ascii="Consolas" w:eastAsia="Times New Roman" w:hAnsi="Consolas" w:cs="Courier New"/>
          <w:color w:val="E1E4E8"/>
          <w:sz w:val="17"/>
          <w:szCs w:val="17"/>
          <w:bdr w:val="single" w:sz="2" w:space="0" w:color="E5E7EB" w:frame="1"/>
          <w:lang w:eastAsia="en-KE"/>
        </w:rPr>
        <w:t>║                                                                ║</w:t>
      </w:r>
    </w:p>
    <w:p w14:paraId="3A04C39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3E67AD">
        <w:rPr>
          <w:rFonts w:ascii="Consolas" w:eastAsia="Times New Roman" w:hAnsi="Consolas" w:cs="Courier New"/>
          <w:color w:val="E1E4E8"/>
          <w:sz w:val="17"/>
          <w:szCs w:val="17"/>
          <w:bdr w:val="single" w:sz="2" w:space="0" w:color="E5E7EB" w:frame="1"/>
          <w:lang w:eastAsia="en-KE"/>
        </w:rPr>
        <w:t>╚════════════════════════════════════════════════════════════════╝</w:t>
      </w:r>
    </w:p>
    <w:p w14:paraId="63CF44E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Bottom Line:</w:t>
      </w:r>
      <w:r w:rsidRPr="003E67AD">
        <w:rPr>
          <w:rFonts w:ascii="Inter" w:eastAsia="Times New Roman" w:hAnsi="Inter" w:cs="Times New Roman"/>
          <w:color w:val="F4F0EB"/>
          <w:sz w:val="21"/>
          <w:szCs w:val="21"/>
          <w:lang w:eastAsia="en-KE"/>
        </w:rPr>
        <w:t> The global liquidity regime is in </w:t>
      </w:r>
      <w:r w:rsidRPr="003E67AD">
        <w:rPr>
          <w:rFonts w:ascii="Inter" w:eastAsia="Times New Roman" w:hAnsi="Inter" w:cs="Times New Roman"/>
          <w:b/>
          <w:bCs/>
          <w:color w:val="F4F0EB"/>
          <w:sz w:val="21"/>
          <w:szCs w:val="21"/>
          <w:bdr w:val="single" w:sz="2" w:space="0" w:color="E5E7EB" w:frame="1"/>
          <w:lang w:eastAsia="en-KE"/>
        </w:rPr>
        <w:t>EXPANSION</w:t>
      </w:r>
      <w:r w:rsidRPr="003E67AD">
        <w:rPr>
          <w:rFonts w:ascii="Inter" w:eastAsia="Times New Roman" w:hAnsi="Inter" w:cs="Times New Roman"/>
          <w:color w:val="F4F0EB"/>
          <w:sz w:val="21"/>
          <w:szCs w:val="21"/>
          <w:lang w:eastAsia="en-KE"/>
        </w:rPr>
        <w:t xml:space="preserve">, supported by robust central bank base money growth (Fed QT cessation + </w:t>
      </w:r>
      <w:proofErr w:type="spellStart"/>
      <w:r w:rsidRPr="003E67AD">
        <w:rPr>
          <w:rFonts w:ascii="Inter" w:eastAsia="Times New Roman" w:hAnsi="Inter" w:cs="Times New Roman"/>
          <w:color w:val="F4F0EB"/>
          <w:sz w:val="21"/>
          <w:szCs w:val="21"/>
          <w:lang w:eastAsia="en-KE"/>
        </w:rPr>
        <w:t>PBoC</w:t>
      </w:r>
      <w:proofErr w:type="spellEnd"/>
      <w:r w:rsidRPr="003E67AD">
        <w:rPr>
          <w:rFonts w:ascii="Inter" w:eastAsia="Times New Roman" w:hAnsi="Inter" w:cs="Times New Roman"/>
          <w:color w:val="F4F0EB"/>
          <w:sz w:val="21"/>
          <w:szCs w:val="21"/>
          <w:lang w:eastAsia="en-KE"/>
        </w:rPr>
        <w:t xml:space="preserve"> record expansion) and strong broad money creation (US fiscal dominance + Chinese state-directed credit). No funding stress exists in money markets. The sole vulnerability is the geopolitically-driven US dollar, which sits in a transition zone capable of downgrading the regime if the Iran conflict drives a sustained safe-haven bid. Trading systems and risk models calibrated for high-beta outperformance remain structurally supported. </w:t>
      </w:r>
      <w:r w:rsidRPr="003E67AD">
        <w:rPr>
          <w:rFonts w:ascii="Inter" w:eastAsia="Times New Roman" w:hAnsi="Inter" w:cs="Times New Roman"/>
          <w:b/>
          <w:bCs/>
          <w:color w:val="F4F0EB"/>
          <w:sz w:val="21"/>
          <w:szCs w:val="21"/>
          <w:bdr w:val="single" w:sz="2" w:space="0" w:color="E5E7EB" w:frame="1"/>
          <w:lang w:eastAsia="en-KE"/>
        </w:rPr>
        <w:t>Monitor the DXY daily close relative to the 200-day SMA as the single highest-priority regime transition signal.</w:t>
      </w:r>
    </w:p>
    <w:p w14:paraId="477F0E61" w14:textId="4B994F47" w:rsidR="00546C9C" w:rsidRDefault="00546C9C" w:rsidP="00546C9C">
      <w:pPr>
        <w:rPr>
          <w:lang w:val="en-US"/>
        </w:rPr>
      </w:pPr>
    </w:p>
    <w:p w14:paraId="53833DF8" w14:textId="6CED3180" w:rsidR="003E67AD" w:rsidRDefault="003E67AD" w:rsidP="00546C9C">
      <w:pPr>
        <w:rPr>
          <w:lang w:val="en-US"/>
        </w:rPr>
      </w:pPr>
    </w:p>
    <w:p w14:paraId="6290F69B" w14:textId="6E5182EE" w:rsidR="003E67AD" w:rsidRDefault="003E67AD" w:rsidP="00546C9C">
      <w:pPr>
        <w:rPr>
          <w:lang w:val="en-US"/>
        </w:rPr>
      </w:pPr>
    </w:p>
    <w:p w14:paraId="4818D082" w14:textId="104A4201" w:rsidR="003E67AD" w:rsidRDefault="003E67AD" w:rsidP="00546C9C">
      <w:pPr>
        <w:rPr>
          <w:lang w:val="en-US"/>
        </w:rPr>
      </w:pPr>
    </w:p>
    <w:p w14:paraId="0BD2E454" w14:textId="348E1454" w:rsidR="00B03E9F" w:rsidRDefault="00B03E9F" w:rsidP="00546C9C">
      <w:pPr>
        <w:rPr>
          <w:lang w:val="en-US"/>
        </w:rPr>
      </w:pPr>
    </w:p>
    <w:p w14:paraId="49AE9BA1" w14:textId="4A954368" w:rsidR="00B03E9F" w:rsidRDefault="00B03E9F" w:rsidP="00546C9C">
      <w:pPr>
        <w:rPr>
          <w:lang w:val="en-US"/>
        </w:rPr>
      </w:pPr>
    </w:p>
    <w:p w14:paraId="5B47D767" w14:textId="77777777" w:rsidR="00B03E9F" w:rsidRDefault="00B03E9F" w:rsidP="00546C9C">
      <w:pPr>
        <w:rPr>
          <w:lang w:val="en-US"/>
        </w:rPr>
      </w:pPr>
    </w:p>
    <w:p w14:paraId="5F101380" w14:textId="06C91050" w:rsidR="003E67AD" w:rsidRDefault="003E67AD" w:rsidP="00546C9C">
      <w:pPr>
        <w:rPr>
          <w:lang w:val="en-US"/>
        </w:rPr>
      </w:pPr>
    </w:p>
    <w:p w14:paraId="21FB9A43" w14:textId="3765B8EB" w:rsidR="003E67AD" w:rsidRPr="00785DBE" w:rsidRDefault="008D1BC4" w:rsidP="003E67AD">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Pr>
          <w:rFonts w:ascii="system-ui" w:eastAsia="Times New Roman" w:hAnsi="system-ui" w:cs="Times New Roman"/>
          <w:b/>
          <w:bCs/>
          <w:color w:val="FFFFFF"/>
          <w:spacing w:val="-6"/>
          <w:sz w:val="31"/>
          <w:szCs w:val="31"/>
          <w:lang w:val="en-US" w:eastAsia="en-KE"/>
        </w:rPr>
        <w:lastRenderedPageBreak/>
        <w:t xml:space="preserve">2 </w:t>
      </w:r>
      <w:r w:rsidR="003E67AD" w:rsidRPr="00785DBE">
        <w:rPr>
          <w:rFonts w:ascii="system-ui" w:eastAsia="Times New Roman" w:hAnsi="system-ui" w:cs="Times New Roman"/>
          <w:b/>
          <w:bCs/>
          <w:color w:val="FFFFFF"/>
          <w:spacing w:val="-6"/>
          <w:sz w:val="31"/>
          <w:szCs w:val="31"/>
          <w:lang w:eastAsia="en-KE"/>
        </w:rPr>
        <w:t>Prompt B: Fiscal Policy Bias Assessment (Protocol 21)</w:t>
      </w:r>
    </w:p>
    <w:p w14:paraId="4C59BB6E" w14:textId="68DA4FE3"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val="en-US"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xml:space="preserve"> Monthly + after major fiscal </w:t>
      </w:r>
      <w:proofErr w:type="gramStart"/>
      <w:r w:rsidRPr="00785DBE">
        <w:rPr>
          <w:rFonts w:ascii="Inter" w:eastAsia="Times New Roman" w:hAnsi="Inter" w:cs="Times New Roman"/>
          <w:color w:val="F4F0EB"/>
          <w:sz w:val="21"/>
          <w:szCs w:val="21"/>
          <w:lang w:eastAsia="en-KE"/>
        </w:rPr>
        <w:t>events</w:t>
      </w:r>
      <w:r>
        <w:rPr>
          <w:rFonts w:ascii="Inter" w:eastAsia="Times New Roman" w:hAnsi="Inter" w:cs="Times New Roman"/>
          <w:color w:val="F4F0EB"/>
          <w:sz w:val="21"/>
          <w:szCs w:val="21"/>
          <w:lang w:val="en-US" w:eastAsia="en-KE"/>
        </w:rPr>
        <w:t>,  Today</w:t>
      </w:r>
      <w:proofErr w:type="gramEnd"/>
      <w:r>
        <w:rPr>
          <w:rFonts w:ascii="Inter" w:eastAsia="Times New Roman" w:hAnsi="Inter" w:cs="Times New Roman"/>
          <w:color w:val="F4F0EB"/>
          <w:sz w:val="21"/>
          <w:szCs w:val="21"/>
          <w:lang w:val="en-US" w:eastAsia="en-KE"/>
        </w:rPr>
        <w:t xml:space="preserve"> is 27/03/2026, next check is on 27/04/2026</w:t>
      </w:r>
    </w:p>
    <w:p w14:paraId="1478279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3E67AD">
        <w:rPr>
          <w:rFonts w:ascii="system-ui" w:eastAsia="Times New Roman" w:hAnsi="system-ui" w:cs="Times New Roman"/>
          <w:b/>
          <w:bCs/>
          <w:color w:val="FFFFFF"/>
          <w:spacing w:val="-6"/>
          <w:kern w:val="36"/>
          <w:sz w:val="51"/>
          <w:szCs w:val="51"/>
          <w:lang w:eastAsia="en-KE"/>
        </w:rPr>
        <w:t>Consolidated Fiscal Policy Bias Assessment — G8 FX Framework</w:t>
      </w:r>
    </w:p>
    <w:p w14:paraId="60926D3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As of March 27, 2026</w:t>
      </w:r>
    </w:p>
    <w:p w14:paraId="6C75CA9F"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CCA6DDF">
          <v:rect id="_x0000_i1036" style="width:0;height:0" o:hralign="center" o:hrstd="t" o:hr="t" fillcolor="#a0a0a0" stroked="f"/>
        </w:pict>
      </w:r>
    </w:p>
    <w:p w14:paraId="7DEB339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Global Context</w:t>
      </w:r>
    </w:p>
    <w:p w14:paraId="43261A9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Global GDP growth revised down to ~2.9% (2026); G20 inflation projected at 4.0% driven by Middle East energy shock. Governments and corporates will borrow a record </w:t>
      </w:r>
      <w:r w:rsidRPr="003E67AD">
        <w:rPr>
          <w:rFonts w:ascii="Inter" w:eastAsia="Times New Roman" w:hAnsi="Inter" w:cs="Times New Roman"/>
          <w:b/>
          <w:bCs/>
          <w:color w:val="F4F0EB"/>
          <w:sz w:val="21"/>
          <w:szCs w:val="21"/>
          <w:bdr w:val="single" w:sz="2" w:space="0" w:color="E5E7EB" w:frame="1"/>
          <w:lang w:eastAsia="en-KE"/>
        </w:rPr>
        <w:t>$29 trillion</w:t>
      </w:r>
      <w:r w:rsidRPr="003E67AD">
        <w:rPr>
          <w:rFonts w:ascii="Inter" w:eastAsia="Times New Roman" w:hAnsi="Inter" w:cs="Times New Roman"/>
          <w:color w:val="F4F0EB"/>
          <w:sz w:val="21"/>
          <w:szCs w:val="21"/>
          <w:lang w:eastAsia="en-KE"/>
        </w:rPr>
        <w:t> from bond markets in 2026 (+17% vs 2024). Within the OECD, 78% of borrowing refinances existing debt. Price-sensitive investors (hedge funds, asset managers) now hold ~57% of sovereign/corporate bond markets (vs 39% in 2007), demanding robust term premia and punishing fiscal profligacy. The era of central-bank-backstopped borrowing is over; bond vigilantes hold pricing power.</w:t>
      </w:r>
    </w:p>
    <w:p w14:paraId="27D7EA41"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CE5C07B">
          <v:rect id="_x0000_i1037" style="width:0;height:0" o:hralign="center" o:hrstd="t" o:hr="t" fillcolor="#a0a0a0" stroked="f"/>
        </w:pict>
      </w:r>
    </w:p>
    <w:p w14:paraId="214284B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Summary Matrix</w:t>
      </w:r>
    </w:p>
    <w:p w14:paraId="0FE98CA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IMF Fiscal Monitor (Oct 2025) general-government framework used for cross-country consistency. Net debt = gross debt minus financial assets in debt instruments.</w:t>
      </w:r>
    </w:p>
    <w:tbl>
      <w:tblPr>
        <w:tblW w:w="13988" w:type="dxa"/>
        <w:tblInd w:w="-2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496"/>
        <w:gridCol w:w="1901"/>
        <w:gridCol w:w="1331"/>
        <w:gridCol w:w="944"/>
        <w:gridCol w:w="1961"/>
        <w:gridCol w:w="1943"/>
        <w:gridCol w:w="1287"/>
        <w:gridCol w:w="1137"/>
        <w:gridCol w:w="2701"/>
      </w:tblGrid>
      <w:tr w:rsidR="003E67AD" w:rsidRPr="003E67AD" w14:paraId="04D1203D" w14:textId="77777777" w:rsidTr="003E67AD">
        <w:trPr>
          <w:tblHeader/>
        </w:trPr>
        <w:tc>
          <w:tcPr>
            <w:tcW w:w="783" w:type="dxa"/>
            <w:gridSpan w:val="2"/>
            <w:tcBorders>
              <w:top w:val="single" w:sz="2" w:space="0" w:color="E5E7EB"/>
              <w:left w:val="single" w:sz="2" w:space="0" w:color="E5E7EB"/>
              <w:bottom w:val="single" w:sz="2" w:space="0" w:color="E5E7EB"/>
              <w:right w:val="single" w:sz="2" w:space="0" w:color="E5E7EB"/>
            </w:tcBorders>
            <w:noWrap/>
            <w:vAlign w:val="bottom"/>
            <w:hideMark/>
          </w:tcPr>
          <w:p w14:paraId="0DC5193E"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CCY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6612B3"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Consensus Bias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E83931" w14:textId="77777777" w:rsidR="003E67AD" w:rsidRPr="003E67AD" w:rsidRDefault="003E67AD" w:rsidP="003E67AD">
            <w:pPr>
              <w:spacing w:before="480" w:after="480" w:line="240" w:lineRule="auto"/>
              <w:jc w:val="right"/>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Net Debt/GDP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E6D04F"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D259CB" w14:textId="77777777" w:rsidR="003E67AD" w:rsidRPr="003E67AD" w:rsidRDefault="003E67AD" w:rsidP="003E67AD">
            <w:pPr>
              <w:spacing w:before="480" w:after="480" w:line="240" w:lineRule="auto"/>
              <w:jc w:val="right"/>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Overall Bal. (%GDP)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CB7439" w14:textId="77777777" w:rsidR="003E67AD" w:rsidRPr="003E67AD" w:rsidRDefault="003E67AD" w:rsidP="003E67AD">
            <w:pPr>
              <w:spacing w:before="480" w:after="480" w:line="240" w:lineRule="auto"/>
              <w:jc w:val="right"/>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Net Interest (%GDP)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368062" w14:textId="77777777" w:rsidR="003E67AD" w:rsidRPr="003E67AD" w:rsidRDefault="003E67AD" w:rsidP="003E67AD">
            <w:pPr>
              <w:spacing w:before="480" w:after="480" w:line="240" w:lineRule="auto"/>
              <w:jc w:val="right"/>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Int./Revenue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CE7E2A1"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r−g 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EE08B6"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Key Driver</w:t>
            </w:r>
          </w:p>
        </w:tc>
      </w:tr>
      <w:tr w:rsidR="003E67AD" w:rsidRPr="003E67AD" w14:paraId="0968DD98"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5CE69C6"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BCB1D0"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BEARISH</w:t>
            </w:r>
            <w:r w:rsidRPr="003E67AD">
              <w:rPr>
                <w:rFonts w:ascii="Times New Roman" w:eastAsia="Times New Roman" w:hAnsi="Times New Roman" w:cs="Times New Roman"/>
                <w:color w:val="0070C0"/>
                <w:sz w:val="21"/>
                <w:szCs w:val="21"/>
                <w:lang w:eastAsia="en-KE"/>
              </w:rPr>
              <w:t> </w:t>
            </w:r>
            <w:r w:rsidRPr="003E67AD">
              <w:rPr>
                <w:rFonts w:ascii="Segoe UI Symbol" w:eastAsia="Times New Roman" w:hAnsi="Segoe UI Symbol" w:cs="Segoe UI Symbol"/>
                <w:color w:val="0070C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FE4D14"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99.6%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DFF44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AAEC96"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42F12A"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2A9459"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~12–19%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8A0E1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 &gt; 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BA0E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Unfunded $1.9T deficit; compounding interest</w:t>
            </w:r>
          </w:p>
        </w:tc>
      </w:tr>
      <w:tr w:rsidR="003E67AD" w:rsidRPr="003E67AD" w14:paraId="1FA745C3"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709C6B2"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EUR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185029"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NEUTRAL</w:t>
            </w:r>
            <w:r w:rsidRPr="003E67AD">
              <w:rPr>
                <w:rFonts w:ascii="Times New Roman" w:eastAsia="Times New Roman" w:hAnsi="Times New Roman" w:cs="Times New Roman"/>
                <w:color w:val="0070C0"/>
                <w:sz w:val="21"/>
                <w:szCs w:val="21"/>
                <w:lang w:eastAsia="en-KE"/>
              </w:rPr>
              <w:t> </w:t>
            </w:r>
            <w:r w:rsidRPr="003E67AD">
              <w:rPr>
                <w:rFonts w:ascii="Segoe UI Symbol" w:eastAsia="Times New Roman" w:hAnsi="Segoe UI Symbol" w:cs="Segoe UI Symbol"/>
                <w:color w:val="0070C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C82942"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75.0%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E3A64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Slowly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6E37A6"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59B6F1"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CC1B03"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35054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Mixed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19323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German fiscal pivot (funded); France/Italy drag</w:t>
            </w:r>
          </w:p>
        </w:tc>
      </w:tr>
      <w:tr w:rsidR="003E67AD" w:rsidRPr="003E67AD" w14:paraId="6E22B43B"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F2C1A03"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lastRenderedPageBreak/>
              <w:t>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EECC92"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NEUTRAL-to-BEARISH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2AAAAC"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94.6%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E253B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2550B"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755E5D"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B1E7AF"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~6–8%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1EC8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 &gt; 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AAF91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Gilt supply glut; stagflation; highest G7 yields</w:t>
            </w:r>
          </w:p>
        </w:tc>
      </w:tr>
      <w:tr w:rsidR="003E67AD" w:rsidRPr="003E67AD" w14:paraId="639FA164"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4692336"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789820"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NEUTRAL-to-BEARISH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70BE5E"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130.1%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4059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but fragile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96A1C1"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C862A6"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7D45C2"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 (rising fast)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E9F9F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 &gt; r (reversing)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2683E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roofErr w:type="spellStart"/>
            <w:r w:rsidRPr="003E67AD">
              <w:rPr>
                <w:rFonts w:ascii="Times New Roman" w:eastAsia="Times New Roman" w:hAnsi="Times New Roman" w:cs="Times New Roman"/>
                <w:sz w:val="21"/>
                <w:szCs w:val="21"/>
                <w:lang w:eastAsia="en-KE"/>
              </w:rPr>
              <w:t>BoJ</w:t>
            </w:r>
            <w:proofErr w:type="spellEnd"/>
            <w:r w:rsidRPr="003E67AD">
              <w:rPr>
                <w:rFonts w:ascii="Times New Roman" w:eastAsia="Times New Roman" w:hAnsi="Times New Roman" w:cs="Times New Roman"/>
                <w:sz w:val="21"/>
                <w:szCs w:val="21"/>
                <w:lang w:eastAsia="en-KE"/>
              </w:rPr>
              <w:t xml:space="preserve">-fiscal collision; record JGB yields; </w:t>
            </w:r>
            <w:proofErr w:type="spellStart"/>
            <w:r w:rsidRPr="003E67AD">
              <w:rPr>
                <w:rFonts w:ascii="Times New Roman" w:eastAsia="Times New Roman" w:hAnsi="Times New Roman" w:cs="Times New Roman"/>
                <w:sz w:val="21"/>
                <w:szCs w:val="21"/>
                <w:lang w:eastAsia="en-KE"/>
              </w:rPr>
              <w:t>Sanaenomics</w:t>
            </w:r>
            <w:proofErr w:type="spellEnd"/>
          </w:p>
        </w:tc>
      </w:tr>
      <w:tr w:rsidR="003E67AD" w:rsidRPr="003E67AD" w14:paraId="252A3DB5"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DFF5D0E"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A1D939"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BULLISH</w:t>
            </w:r>
            <w:r w:rsidRPr="003E67AD">
              <w:rPr>
                <w:rFonts w:ascii="Times New Roman" w:eastAsia="Times New Roman" w:hAnsi="Times New Roman" w:cs="Times New Roman"/>
                <w:color w:val="0070C0"/>
                <w:sz w:val="21"/>
                <w:szCs w:val="21"/>
                <w:lang w:eastAsia="en-KE"/>
              </w:rPr>
              <w:t>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17325B"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32.5%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38DF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Stable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99624C"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5CA7DE"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A0DA92"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EE0B9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3FD06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AAA; low debt; commodity buffer; record foreign inflows</w:t>
            </w:r>
          </w:p>
        </w:tc>
      </w:tr>
      <w:tr w:rsidR="003E67AD" w:rsidRPr="003E67AD" w14:paraId="3BCE3237"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08E1721"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1A26AD"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NEUTRAL</w:t>
            </w:r>
            <w:r w:rsidRPr="003E67AD">
              <w:rPr>
                <w:rFonts w:ascii="Times New Roman" w:eastAsia="Times New Roman" w:hAnsi="Times New Roman" w:cs="Times New Roman"/>
                <w:color w:val="0070C0"/>
                <w:sz w:val="21"/>
                <w:szCs w:val="21"/>
                <w:lang w:eastAsia="en-KE"/>
              </w:rPr>
              <w:t> (split)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4AA4F1"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A6B98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8FD6A"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E7EFB"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AA5B39"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A4CE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 &gt; 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E4564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Fitch negative outlook; surplus repeatedly delayed</w:t>
            </w:r>
          </w:p>
        </w:tc>
      </w:tr>
      <w:tr w:rsidR="003E67AD" w:rsidRPr="003E67AD" w14:paraId="24B92D7F"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06934C8"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1ABD78"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NEUTRAL</w:t>
            </w:r>
            <w:r w:rsidRPr="003E67AD">
              <w:rPr>
                <w:rFonts w:ascii="Times New Roman" w:eastAsia="Times New Roman" w:hAnsi="Times New Roman" w:cs="Times New Roman"/>
                <w:color w:val="0070C0"/>
                <w:sz w:val="21"/>
                <w:szCs w:val="21"/>
                <w:lang w:eastAsia="en-KE"/>
              </w:rPr>
              <w:t> (split)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E34BC9"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DF116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Stable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AC26F1"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5EA2B3"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947AE2"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3AD90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A428A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Very low federal net debt; provincial drag; trade war risk</w:t>
            </w:r>
          </w:p>
        </w:tc>
      </w:tr>
      <w:tr w:rsidR="003E67AD" w:rsidRPr="003E67AD" w14:paraId="09605F32" w14:textId="77777777" w:rsidTr="003E67AD">
        <w:trPr>
          <w:gridBefore w:val="1"/>
          <w:wBefore w:w="287" w:type="dxa"/>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F1320E6"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E2077F" w14:textId="77777777" w:rsidR="003E67AD" w:rsidRPr="003E67AD" w:rsidRDefault="003E67AD" w:rsidP="003E67AD">
            <w:pPr>
              <w:spacing w:before="480" w:after="480" w:line="240" w:lineRule="auto"/>
              <w:rPr>
                <w:rFonts w:ascii="Times New Roman" w:eastAsia="Times New Roman" w:hAnsi="Times New Roman" w:cs="Times New Roman"/>
                <w:color w:val="0070C0"/>
                <w:sz w:val="21"/>
                <w:szCs w:val="21"/>
                <w:lang w:eastAsia="en-KE"/>
              </w:rPr>
            </w:pPr>
            <w:r w:rsidRPr="003E67AD">
              <w:rPr>
                <w:rFonts w:ascii="Times New Roman" w:eastAsia="Times New Roman" w:hAnsi="Times New Roman" w:cs="Times New Roman"/>
                <w:b/>
                <w:bCs/>
                <w:color w:val="0070C0"/>
                <w:sz w:val="21"/>
                <w:szCs w:val="21"/>
                <w:bdr w:val="single" w:sz="2" w:space="0" w:color="E5E7EB" w:frame="1"/>
                <w:lang w:eastAsia="en-KE"/>
              </w:rPr>
              <w:t>BULLISH</w:t>
            </w:r>
            <w:r w:rsidRPr="003E67AD">
              <w:rPr>
                <w:rFonts w:ascii="Times New Roman" w:eastAsia="Times New Roman" w:hAnsi="Times New Roman" w:cs="Times New Roman"/>
                <w:color w:val="0070C0"/>
                <w:sz w:val="21"/>
                <w:szCs w:val="21"/>
                <w:lang w:eastAsia="en-KE"/>
              </w:rPr>
              <w:t> </w:t>
            </w:r>
            <w:r w:rsidRPr="003E67AD">
              <w:rPr>
                <w:rFonts w:ascii="Segoe UI Symbol" w:eastAsia="Times New Roman" w:hAnsi="Segoe UI Symbol" w:cs="Segoe UI Symbol"/>
                <w:color w:val="0070C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467B5D"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16.4%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F76BA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Falling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EA1A2C"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FAD369"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8D63A6" w14:textId="77777777" w:rsidR="003E67AD" w:rsidRPr="003E67AD" w:rsidRDefault="003E67AD" w:rsidP="003E67AD">
            <w:pPr>
              <w:spacing w:before="480" w:after="480" w:line="240" w:lineRule="auto"/>
              <w:jc w:val="right"/>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349E8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 &gt;&gt; 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3CA3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Constitutional debt brake; surplus; negligible interest</w:t>
            </w:r>
          </w:p>
        </w:tc>
      </w:tr>
    </w:tbl>
    <w:p w14:paraId="5130A6C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i/>
          <w:iCs/>
          <w:color w:val="F4F0EB"/>
          <w:sz w:val="21"/>
          <w:szCs w:val="21"/>
          <w:bdr w:val="single" w:sz="2" w:space="0" w:color="E5E7EB" w:frame="1"/>
          <w:lang w:eastAsia="en-KE"/>
        </w:rPr>
        <w:t>Note: Reports diverge on GBP (one says bearish, two say neutral-bearish), JPY (one bearish, two neutral-with-risk), NZD (one bullish citing reform, one bearish citing Fitch, one neutral), and CAD (one bullish, two neutral). Consensus ranges shown above.</w:t>
      </w:r>
    </w:p>
    <w:p w14:paraId="527B012D"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515F890">
          <v:rect id="_x0000_i1038" style="width:0;height:0" o:hralign="center" o:hrstd="t" o:hr="t" fillcolor="#a0a0a0" stroked="f"/>
        </w:pict>
      </w:r>
    </w:p>
    <w:p w14:paraId="53E8EFD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Currency-by-Currency Assessment</w:t>
      </w:r>
    </w:p>
    <w:p w14:paraId="2A46ED4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USD — BEARISH (unanimous)</w:t>
      </w:r>
    </w:p>
    <w:p w14:paraId="7E0A215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lastRenderedPageBreak/>
        <w:t>Debt:</w:t>
      </w:r>
      <w:r w:rsidRPr="003E67AD">
        <w:rPr>
          <w:rFonts w:ascii="Inter" w:eastAsia="Times New Roman" w:hAnsi="Inter" w:cs="Times New Roman"/>
          <w:color w:val="F4F0EB"/>
          <w:sz w:val="21"/>
          <w:szCs w:val="21"/>
          <w:lang w:eastAsia="en-KE"/>
        </w:rPr>
        <w:t> Gross ~122% GDP; net ~100% and rising to 103%+ by 2026. Adding ~$1T every 5 months. CBO projects debt reaching 120% GDP by 2036.</w:t>
      </w:r>
    </w:p>
    <w:p w14:paraId="65AD472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Total deficit ~5.8–7.4% GDP (2026); primary deficit ~2.6–3.8% GDP. Reconciliation bill adds ~$2.4T over 10 years. No structural reform enacted.</w:t>
      </w:r>
    </w:p>
    <w:p w14:paraId="438F0FC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xml:space="preserve"> Net interest ~$1.0T (FY2026), projected to reach $2.1T by FY2036. Consumes 12–19% of revenue (depending on measure), now the third-largest federal outlay—exceeding </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xml:space="preserve"> spending.</w:t>
      </w:r>
    </w:p>
    <w:p w14:paraId="625C83F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r−g:</w:t>
      </w:r>
      <w:r w:rsidRPr="003E67AD">
        <w:rPr>
          <w:rFonts w:ascii="Inter" w:eastAsia="Times New Roman" w:hAnsi="Inter" w:cs="Times New Roman"/>
          <w:color w:val="F4F0EB"/>
          <w:sz w:val="21"/>
          <w:szCs w:val="21"/>
          <w:lang w:eastAsia="en-KE"/>
        </w:rPr>
        <w:t> </w:t>
      </w:r>
      <w:proofErr w:type="spellStart"/>
      <w:r w:rsidRPr="003E67AD">
        <w:rPr>
          <w:rFonts w:ascii="Inter" w:eastAsia="Times New Roman" w:hAnsi="Inter" w:cs="Times New Roman"/>
          <w:color w:val="F4F0EB"/>
          <w:sz w:val="21"/>
          <w:szCs w:val="21"/>
          <w:lang w:eastAsia="en-KE"/>
        </w:rPr>
        <w:t>Unfavorable</w:t>
      </w:r>
      <w:proofErr w:type="spellEnd"/>
      <w:r w:rsidRPr="003E67AD">
        <w:rPr>
          <w:rFonts w:ascii="Inter" w:eastAsia="Times New Roman" w:hAnsi="Inter" w:cs="Times New Roman"/>
          <w:color w:val="F4F0EB"/>
          <w:sz w:val="21"/>
          <w:szCs w:val="21"/>
          <w:lang w:eastAsia="en-KE"/>
        </w:rPr>
        <w:t>. 10Y yields ~4.3–4.9%; real GDP growth ~1.8–2.0%. Debt compounds faster than the economy grows.</w:t>
      </w:r>
    </w:p>
    <w:p w14:paraId="123F18D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Ratings:</w:t>
      </w:r>
      <w:r w:rsidRPr="003E67AD">
        <w:rPr>
          <w:rFonts w:ascii="Inter" w:eastAsia="Times New Roman" w:hAnsi="Inter" w:cs="Times New Roman"/>
          <w:color w:val="F4F0EB"/>
          <w:sz w:val="21"/>
          <w:szCs w:val="21"/>
          <w:lang w:eastAsia="en-KE"/>
        </w:rPr>
        <w:t> Downgraded by all three agencies (S&amp;P 2011, Fitch 2023, Moody's May 2025). Now rated below Australia and Germany.</w:t>
      </w:r>
    </w:p>
    <w:p w14:paraId="19A9750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Auction stress:</w:t>
      </w:r>
      <w:r w:rsidRPr="003E67AD">
        <w:rPr>
          <w:rFonts w:ascii="Inter" w:eastAsia="Times New Roman" w:hAnsi="Inter" w:cs="Times New Roman"/>
          <w:color w:val="F4F0EB"/>
          <w:sz w:val="21"/>
          <w:szCs w:val="21"/>
          <w:lang w:eastAsia="en-KE"/>
        </w:rPr>
        <w:t xml:space="preserve"> Recent 7Y auction bid-to-cover 2.43x (below 2.5x average). Foreign ownership </w:t>
      </w:r>
      <w:proofErr w:type="gramStart"/>
      <w:r w:rsidRPr="003E67AD">
        <w:rPr>
          <w:rFonts w:ascii="Inter" w:eastAsia="Times New Roman" w:hAnsi="Inter" w:cs="Times New Roman"/>
          <w:color w:val="F4F0EB"/>
          <w:sz w:val="21"/>
          <w:szCs w:val="21"/>
          <w:lang w:eastAsia="en-KE"/>
        </w:rPr>
        <w:t>share</w:t>
      </w:r>
      <w:proofErr w:type="gramEnd"/>
      <w:r w:rsidRPr="003E67AD">
        <w:rPr>
          <w:rFonts w:ascii="Inter" w:eastAsia="Times New Roman" w:hAnsi="Inter" w:cs="Times New Roman"/>
          <w:color w:val="F4F0EB"/>
          <w:sz w:val="21"/>
          <w:szCs w:val="21"/>
          <w:lang w:eastAsia="en-KE"/>
        </w:rPr>
        <w:t xml:space="preserve"> declining; marginal demand from price-sensitive domestic buyers.</w:t>
      </w:r>
    </w:p>
    <w:p w14:paraId="14FA935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 clash:</w:t>
      </w:r>
      <w:r w:rsidRPr="003E67AD">
        <w:rPr>
          <w:rFonts w:ascii="Inter" w:eastAsia="Times New Roman" w:hAnsi="Inter" w:cs="Times New Roman"/>
          <w:color w:val="F4F0EB"/>
          <w:sz w:val="21"/>
          <w:szCs w:val="21"/>
          <w:lang w:eastAsia="en-KE"/>
        </w:rPr>
        <w:t> Fed holding rates at 3.50–3.75% fighting inflation while Treasury floods market with supply. Fed is not accommodating the deficit.</w:t>
      </w:r>
    </w:p>
    <w:p w14:paraId="6BF31A4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Two prerequisites present—large interest share + massive continuous supply. Not yet EM-style crisis, but fiscal-driven term premium is evident.</w:t>
      </w:r>
    </w:p>
    <w:p w14:paraId="68437C3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Credible deficit reduction plan; failed/tailed auction; rating action; debt ceiling crisis; evidence yields are growth-led (not supply/credit premium).</w:t>
      </w:r>
    </w:p>
    <w:p w14:paraId="000232C4"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6ED89E6">
          <v:rect id="_x0000_i1039" style="width:0;height:0" o:hralign="center" o:hrstd="t" o:hr="t" fillcolor="#a0a0a0" stroked="f"/>
        </w:pict>
      </w:r>
    </w:p>
    <w:p w14:paraId="6F622D5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EUR — NEUTRAL (unanimous; slight upside bias)</w:t>
      </w:r>
    </w:p>
    <w:p w14:paraId="24716B6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Aggregate net ~75% GDP, rising slowly. Highly heterogeneous: Germany ~51%, France ~111%, Italy &gt;135%.</w:t>
      </w:r>
    </w:p>
    <w:p w14:paraId="2E31E9C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xml:space="preserve"> Aggregate −3.2% GDP. France under Excessive Deficit Procedure (5.5% deficit). Finland EDP opened Jan 2026. Eleven members activated </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xml:space="preserve"> escape clause.</w:t>
      </w:r>
    </w:p>
    <w:p w14:paraId="4BE1E98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Germany pivot:</w:t>
      </w:r>
      <w:r w:rsidRPr="003E67AD">
        <w:rPr>
          <w:rFonts w:ascii="Inter" w:eastAsia="Times New Roman" w:hAnsi="Inter" w:cs="Times New Roman"/>
          <w:color w:val="F4F0EB"/>
          <w:sz w:val="21"/>
          <w:szCs w:val="21"/>
          <w:lang w:eastAsia="en-KE"/>
        </w:rPr>
        <w:t> Relaxed debt brake; €500B infrastructure fund outside fiscal rules. Deficit rising from 2.9% to 3.7% GDP. ECB estimates +0.4–0.5% to eurozone GDP. Partially </w:t>
      </w:r>
      <w:r w:rsidRPr="003E67AD">
        <w:rPr>
          <w:rFonts w:ascii="Inter" w:eastAsia="Times New Roman" w:hAnsi="Inter" w:cs="Times New Roman"/>
          <w:b/>
          <w:bCs/>
          <w:color w:val="F4F0EB"/>
          <w:sz w:val="21"/>
          <w:szCs w:val="21"/>
          <w:bdr w:val="single" w:sz="2" w:space="0" w:color="E5E7EB" w:frame="1"/>
          <w:lang w:eastAsia="en-KE"/>
        </w:rPr>
        <w:t>funded</w:t>
      </w:r>
      <w:r w:rsidRPr="003E67AD">
        <w:rPr>
          <w:rFonts w:ascii="Inter" w:eastAsia="Times New Roman" w:hAnsi="Inter" w:cs="Times New Roman"/>
          <w:color w:val="F4F0EB"/>
          <w:sz w:val="21"/>
          <w:szCs w:val="21"/>
          <w:lang w:eastAsia="en-KE"/>
        </w:rPr>
        <w:t> (defined-scope infrastructure) — EUR-supportive.</w:t>
      </w:r>
    </w:p>
    <w:p w14:paraId="34C7E9E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Moderate aggregate (~1.8% GDP, ~3.9% revenue). Severe in periphery; France/Italy face "gradual suffocation" per their central banks.</w:t>
      </w:r>
    </w:p>
    <w:p w14:paraId="74644BC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External buffer:</w:t>
      </w:r>
      <w:r w:rsidRPr="003E67AD">
        <w:rPr>
          <w:rFonts w:ascii="Inter" w:eastAsia="Times New Roman" w:hAnsi="Inter" w:cs="Times New Roman"/>
          <w:color w:val="F4F0EB"/>
          <w:sz w:val="21"/>
          <w:szCs w:val="21"/>
          <w:lang w:eastAsia="en-KE"/>
        </w:rPr>
        <w:t> €261B current account surplus (1.6% GDP); €914B net portfolio inflows. Structural bid for EUR; mitigates capital flight risk.</w:t>
      </w:r>
    </w:p>
    <w:p w14:paraId="46BC18D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ECB holding rates, prioritizing inflation mandate. Temporarily coordinated with German expansion. Not accommodating peripheral fiscal stress.</w:t>
      </w:r>
    </w:p>
    <w:p w14:paraId="3911BA3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lastRenderedPageBreak/>
        <w:t>Doom loop:</w:t>
      </w:r>
      <w:r w:rsidRPr="003E67AD">
        <w:rPr>
          <w:rFonts w:ascii="Inter" w:eastAsia="Times New Roman" w:hAnsi="Inter" w:cs="Times New Roman"/>
          <w:color w:val="F4F0EB"/>
          <w:sz w:val="21"/>
          <w:szCs w:val="21"/>
          <w:lang w:eastAsia="en-KE"/>
        </w:rPr>
        <w:t> Not systemic. Watch France-Germany spread and peripheral auction demand.</w:t>
      </w:r>
    </w:p>
    <w:p w14:paraId="782175B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France/Italy breaking fiscal rules; OAT-Bund spread widening on credit risk; failed German infrastructure implementation.</w:t>
      </w:r>
    </w:p>
    <w:p w14:paraId="36AEE8D8"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1D01161">
          <v:rect id="_x0000_i1040" style="width:0;height:0" o:hralign="center" o:hrstd="t" o:hr="t" fillcolor="#a0a0a0" stroked="f"/>
        </w:pict>
      </w:r>
    </w:p>
    <w:p w14:paraId="6F2772D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GBP — NEUTRAL-to-BEARISH (reports diverge)</w:t>
      </w:r>
    </w:p>
    <w:p w14:paraId="576CBFA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Net debt ~93–95% GDP, rising toward peak ~96% by 2030-31. Gross debt interest ~£98–109B (3.6% GDP). ~25% of gilt stock is inflation-linked, amplifying interest sensitivity.</w:t>
      </w:r>
    </w:p>
    <w:p w14:paraId="020129B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Overall −4.3% GDP; primary −1.8%. February 2026 borrowing £14.3B—nearly double OBR forecast, second-highest February on record.</w:t>
      </w:r>
    </w:p>
    <w:p w14:paraId="01AAD06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r−g:</w:t>
      </w:r>
      <w:r w:rsidRPr="003E67AD">
        <w:rPr>
          <w:rFonts w:ascii="Inter" w:eastAsia="Times New Roman" w:hAnsi="Inter" w:cs="Times New Roman"/>
          <w:color w:val="F4F0EB"/>
          <w:sz w:val="21"/>
          <w:szCs w:val="21"/>
          <w:lang w:eastAsia="en-KE"/>
        </w:rPr>
        <w:t> Among the most punitive in G7. 10Y gilt yields ~4.86% (highest in G7); real GDP growth ~0.7–1.1%. OBR cut 2026 growth forecast from 1.4% to 1.1%.</w:t>
      </w:r>
    </w:p>
    <w:p w14:paraId="11093D9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Net interest ~2.5% GDP (~6–8% of revenue). Cash debt interest was £39B in 2019-20 → now £106–109B. Tax burden heading to post-1945 high of 38.5% GDP.</w:t>
      </w:r>
    </w:p>
    <w:p w14:paraId="2A8B6E6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Spring Statement (March 2026):</w:t>
      </w:r>
      <w:r w:rsidRPr="003E67AD">
        <w:rPr>
          <w:rFonts w:ascii="Inter" w:eastAsia="Times New Roman" w:hAnsi="Inter" w:cs="Times New Roman"/>
          <w:color w:val="F4F0EB"/>
          <w:sz w:val="21"/>
          <w:szCs w:val="21"/>
          <w:lang w:eastAsia="en-KE"/>
        </w:rPr>
        <w:t> Low-key; no major structural reforms. Fiscal headroom razor-thin. IFS warns of structural "gilt glut." OBR forecast finalized before Middle East escalation.</w:t>
      </w:r>
    </w:p>
    <w:p w14:paraId="42169D3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xml:space="preserve"> BoE cautiously easing but constrained by sticky inflation. Broadly aligned with modest consolidation, but stagflation risk </w:t>
      </w:r>
      <w:proofErr w:type="spellStart"/>
      <w:r w:rsidRPr="003E67AD">
        <w:rPr>
          <w:rFonts w:ascii="Inter" w:eastAsia="Times New Roman" w:hAnsi="Inter" w:cs="Times New Roman"/>
          <w:color w:val="F4F0EB"/>
          <w:sz w:val="21"/>
          <w:szCs w:val="21"/>
          <w:lang w:eastAsia="en-KE"/>
        </w:rPr>
        <w:t>paralyzes</w:t>
      </w:r>
      <w:proofErr w:type="spellEnd"/>
      <w:r w:rsidRPr="003E67AD">
        <w:rPr>
          <w:rFonts w:ascii="Inter" w:eastAsia="Times New Roman" w:hAnsi="Inter" w:cs="Times New Roman"/>
          <w:color w:val="F4F0EB"/>
          <w:sz w:val="21"/>
          <w:szCs w:val="21"/>
          <w:lang w:eastAsia="en-KE"/>
        </w:rPr>
        <w:t xml:space="preserve"> further rate cuts. Any fiscal credibility shock passes through to gilts/GBP quickly (</w:t>
      </w:r>
      <w:proofErr w:type="gramStart"/>
      <w:r w:rsidRPr="003E67AD">
        <w:rPr>
          <w:rFonts w:ascii="Inter" w:eastAsia="Times New Roman" w:hAnsi="Inter" w:cs="Times New Roman"/>
          <w:color w:val="F4F0EB"/>
          <w:sz w:val="21"/>
          <w:szCs w:val="21"/>
          <w:lang w:eastAsia="en-KE"/>
        </w:rPr>
        <w:t>2022 episode</w:t>
      </w:r>
      <w:proofErr w:type="gramEnd"/>
      <w:r w:rsidRPr="003E67AD">
        <w:rPr>
          <w:rFonts w:ascii="Inter" w:eastAsia="Times New Roman" w:hAnsi="Inter" w:cs="Times New Roman"/>
          <w:color w:val="F4F0EB"/>
          <w:sz w:val="21"/>
          <w:szCs w:val="21"/>
          <w:lang w:eastAsia="en-KE"/>
        </w:rPr>
        <w:t xml:space="preserve"> precedent).</w:t>
      </w:r>
    </w:p>
    <w:p w14:paraId="7899C85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Not yet, but gilt yields structurally elevated. DMO reports reduced long-end demand from DB pension schemes. Rising yields obliterate fiscal headroom (~£7.1B by 2030-31).</w:t>
      </w:r>
    </w:p>
    <w:p w14:paraId="3EA722B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Middle East de-escalation collapsing energy prices → disinflation → BoE cuts → gilt relief. Conversely: unfunded policy pivot, further growth downgrades, or gilt volatility akin to 2022.</w:t>
      </w:r>
    </w:p>
    <w:p w14:paraId="2CEADAF6"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6375B08">
          <v:rect id="_x0000_i1041" style="width:0;height:0" o:hralign="center" o:hrstd="t" o:hr="t" fillcolor="#a0a0a0" stroked="f"/>
        </w:pict>
      </w:r>
    </w:p>
    <w:p w14:paraId="48DED01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JPY — NEUTRAL-to-BEARISH (reports diverge significantly)</w:t>
      </w:r>
    </w:p>
    <w:p w14:paraId="26E27340"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xml:space="preserve"> Gross ~202–250%+ GDP; net ~130% (IMF) falling in baseline (133.9→128.9 by 2026) as nominal GDP growth exceeds debt servicing. Outstanding </w:t>
      </w:r>
      <w:proofErr w:type="spellStart"/>
      <w:r w:rsidRPr="003E67AD">
        <w:rPr>
          <w:rFonts w:ascii="Inter" w:eastAsia="Times New Roman" w:hAnsi="Inter" w:cs="Times New Roman"/>
          <w:color w:val="F4F0EB"/>
          <w:sz w:val="21"/>
          <w:szCs w:val="21"/>
          <w:lang w:eastAsia="en-KE"/>
        </w:rPr>
        <w:t>JGBs</w:t>
      </w:r>
      <w:proofErr w:type="spellEnd"/>
      <w:r w:rsidRPr="003E67AD">
        <w:rPr>
          <w:rFonts w:ascii="Inter" w:eastAsia="Times New Roman" w:hAnsi="Inter" w:cs="Times New Roman"/>
          <w:color w:val="F4F0EB"/>
          <w:sz w:val="21"/>
          <w:szCs w:val="21"/>
          <w:lang w:eastAsia="en-KE"/>
        </w:rPr>
        <w:t xml:space="preserve"> ~¥1.15 quadrillion.</w:t>
      </w:r>
    </w:p>
    <w:p w14:paraId="586C371D"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xml:space="preserve"> IMF shows overall −1.3% GDP, primary −0.9% (modest). But record ¥122.3T budget approved for FY2026 (+6.2% YoY)—first to exceed ¥120T. </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xml:space="preserve"> hit 2% GDP target two years early.</w:t>
      </w:r>
    </w:p>
    <w:p w14:paraId="4A8B3DB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lastRenderedPageBreak/>
        <w:t>"</w:t>
      </w:r>
      <w:proofErr w:type="spellStart"/>
      <w:r w:rsidRPr="003E67AD">
        <w:rPr>
          <w:rFonts w:ascii="Inter" w:eastAsia="Times New Roman" w:hAnsi="Inter" w:cs="Times New Roman"/>
          <w:b/>
          <w:bCs/>
          <w:color w:val="F4F0EB"/>
          <w:sz w:val="21"/>
          <w:szCs w:val="21"/>
          <w:bdr w:val="single" w:sz="2" w:space="0" w:color="E5E7EB" w:frame="1"/>
          <w:lang w:eastAsia="en-KE"/>
        </w:rPr>
        <w:t>Sanaenomics</w:t>
      </w:r>
      <w:proofErr w:type="spellEnd"/>
      <w:r w:rsidRPr="003E67AD">
        <w:rPr>
          <w:rFonts w:ascii="Inter" w:eastAsia="Times New Roman" w:hAnsi="Inter" w:cs="Times New Roman"/>
          <w:b/>
          <w:bCs/>
          <w:color w:val="F4F0EB"/>
          <w:sz w:val="21"/>
          <w:szCs w:val="21"/>
          <w:bdr w:val="single" w:sz="2" w:space="0" w:color="E5E7EB" w:frame="1"/>
          <w:lang w:eastAsia="en-KE"/>
        </w:rPr>
        <w:t>":</w:t>
      </w:r>
      <w:r w:rsidRPr="003E67AD">
        <w:rPr>
          <w:rFonts w:ascii="Inter" w:eastAsia="Times New Roman" w:hAnsi="Inter" w:cs="Times New Roman"/>
          <w:color w:val="F4F0EB"/>
          <w:sz w:val="21"/>
          <w:szCs w:val="21"/>
          <w:lang w:eastAsia="en-KE"/>
        </w:rPr>
        <w:t xml:space="preserve"> PM </w:t>
      </w:r>
      <w:proofErr w:type="spellStart"/>
      <w:r w:rsidRPr="003E67AD">
        <w:rPr>
          <w:rFonts w:ascii="Inter" w:eastAsia="Times New Roman" w:hAnsi="Inter" w:cs="Times New Roman"/>
          <w:color w:val="F4F0EB"/>
          <w:sz w:val="21"/>
          <w:szCs w:val="21"/>
          <w:lang w:eastAsia="en-KE"/>
        </w:rPr>
        <w:t>Takaichi's</w:t>
      </w:r>
      <w:proofErr w:type="spellEnd"/>
      <w:r w:rsidRPr="003E67AD">
        <w:rPr>
          <w:rFonts w:ascii="Inter" w:eastAsia="Times New Roman" w:hAnsi="Inter" w:cs="Times New Roman"/>
          <w:color w:val="F4F0EB"/>
          <w:sz w:val="21"/>
          <w:szCs w:val="21"/>
          <w:lang w:eastAsia="en-KE"/>
        </w:rPr>
        <w:t xml:space="preserve"> ¥21.3T ($135B) stimulus (~3.7% GDP) targeting </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AI, quantum. Proposed two-year suspension of 8% food consumption tax (−¥5T revenue). Budget deficit may explode from 2.5% to ~6.0% GDP.</w:t>
      </w:r>
    </w:p>
    <w:p w14:paraId="5ACB315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xml:space="preserve"> IMF net interest just 0.4% GDP (legacy low coupons). But gross debt servicing hit ¥31.3T—first time above ¥30T, sixth consecutive record. Social security + debt service = ~60% of spending. Rising fast as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normalizes.</w:t>
      </w:r>
    </w:p>
    <w:p w14:paraId="4031396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r−g:</w:t>
      </w:r>
      <w:r w:rsidRPr="003E67AD">
        <w:rPr>
          <w:rFonts w:ascii="Inter" w:eastAsia="Times New Roman" w:hAnsi="Inter" w:cs="Times New Roman"/>
          <w:color w:val="F4F0EB"/>
          <w:sz w:val="21"/>
          <w:szCs w:val="21"/>
          <w:lang w:eastAsia="en-KE"/>
        </w:rPr>
        <w:t xml:space="preserve"> Currently </w:t>
      </w:r>
      <w:proofErr w:type="spellStart"/>
      <w:r w:rsidRPr="003E67AD">
        <w:rPr>
          <w:rFonts w:ascii="Inter" w:eastAsia="Times New Roman" w:hAnsi="Inter" w:cs="Times New Roman"/>
          <w:color w:val="F4F0EB"/>
          <w:sz w:val="21"/>
          <w:szCs w:val="21"/>
          <w:lang w:eastAsia="en-KE"/>
        </w:rPr>
        <w:t>favorable</w:t>
      </w:r>
      <w:proofErr w:type="spellEnd"/>
      <w:r w:rsidRPr="003E67AD">
        <w:rPr>
          <w:rFonts w:ascii="Inter" w:eastAsia="Times New Roman" w:hAnsi="Inter" w:cs="Times New Roman"/>
          <w:color w:val="F4F0EB"/>
          <w:sz w:val="21"/>
          <w:szCs w:val="21"/>
          <w:lang w:eastAsia="en-KE"/>
        </w:rPr>
        <w:t xml:space="preserve"> (g &gt; r) due to rising nominal GDP and still-low coupon stock. </w:t>
      </w:r>
      <w:r w:rsidRPr="003E67AD">
        <w:rPr>
          <w:rFonts w:ascii="Inter" w:eastAsia="Times New Roman" w:hAnsi="Inter" w:cs="Times New Roman"/>
          <w:b/>
          <w:bCs/>
          <w:color w:val="F4F0EB"/>
          <w:sz w:val="21"/>
          <w:szCs w:val="21"/>
          <w:bdr w:val="single" w:sz="2" w:space="0" w:color="E5E7EB" w:frame="1"/>
          <w:lang w:eastAsia="en-KE"/>
        </w:rPr>
        <w:t>But reversing rapidly</w:t>
      </w:r>
      <w:r w:rsidRPr="003E67AD">
        <w:rPr>
          <w:rFonts w:ascii="Inter" w:eastAsia="Times New Roman" w:hAnsi="Inter" w:cs="Times New Roman"/>
          <w:color w:val="F4F0EB"/>
          <w:sz w:val="21"/>
          <w:szCs w:val="21"/>
          <w:lang w:eastAsia="en-KE"/>
        </w:rPr>
        <w:t xml:space="preserve"> as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hikes and JGB yields surge. 40Y JGB breached 4.20%. 20Y hit 3.135%. January 2026 20Y auction sparked "market rebellion."</w:t>
      </w:r>
    </w:p>
    <w:p w14:paraId="3B746AA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 collision:</w:t>
      </w:r>
      <w:r w:rsidRPr="003E67AD">
        <w:rPr>
          <w:rFonts w:ascii="Inter" w:eastAsia="Times New Roman" w:hAnsi="Inter" w:cs="Times New Roman"/>
          <w:color w:val="F4F0EB"/>
          <w:sz w:val="21"/>
          <w:szCs w:val="21"/>
          <w:lang w:eastAsia="en-KE"/>
        </w:rPr>
        <w:t>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accelerating normalization (Goldman expects 1% policy rate by July 2026; OECD projects 2% by end-2027) while government runs record budgets.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tapering JGB purchases (~16-17% holdings reduction by March 2027). Private/foreign buyers are more price-sensitive. This is the most fragile fiscal-monetary configuration among G8 currencies.</w:t>
      </w:r>
    </w:p>
    <w:p w14:paraId="7C2D608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xml:space="preserve"> Elevated risk. Super-long JGB yields at record highs. Loss of confidence could adversely affect financial sector/real economy. Japanese institutions may repatriate from foreign bonds into high-yielding </w:t>
      </w:r>
      <w:proofErr w:type="spellStart"/>
      <w:r w:rsidRPr="003E67AD">
        <w:rPr>
          <w:rFonts w:ascii="Inter" w:eastAsia="Times New Roman" w:hAnsi="Inter" w:cs="Times New Roman"/>
          <w:color w:val="F4F0EB"/>
          <w:sz w:val="21"/>
          <w:szCs w:val="21"/>
          <w:lang w:eastAsia="en-KE"/>
        </w:rPr>
        <w:t>JGBs</w:t>
      </w:r>
      <w:proofErr w:type="spellEnd"/>
      <w:r w:rsidRPr="003E67AD">
        <w:rPr>
          <w:rFonts w:ascii="Inter" w:eastAsia="Times New Roman" w:hAnsi="Inter" w:cs="Times New Roman"/>
          <w:color w:val="F4F0EB"/>
          <w:sz w:val="21"/>
          <w:szCs w:val="21"/>
          <w:lang w:eastAsia="en-KE"/>
        </w:rPr>
        <w:t>—mechanically supporting yen but confirming fiscal distress. Yen depreciation has been the primary release valve.</w:t>
      </w:r>
    </w:p>
    <w:p w14:paraId="73DC707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capitulation (re-instituting YCC) → saves </w:t>
      </w:r>
      <w:proofErr w:type="spellStart"/>
      <w:r w:rsidRPr="003E67AD">
        <w:rPr>
          <w:rFonts w:ascii="Inter" w:eastAsia="Times New Roman" w:hAnsi="Inter" w:cs="Times New Roman"/>
          <w:color w:val="F4F0EB"/>
          <w:sz w:val="21"/>
          <w:szCs w:val="21"/>
          <w:lang w:eastAsia="en-KE"/>
        </w:rPr>
        <w:t>JGBs</w:t>
      </w:r>
      <w:proofErr w:type="spellEnd"/>
      <w:r w:rsidRPr="003E67AD">
        <w:rPr>
          <w:rFonts w:ascii="Inter" w:eastAsia="Times New Roman" w:hAnsi="Inter" w:cs="Times New Roman"/>
          <w:color w:val="F4F0EB"/>
          <w:sz w:val="21"/>
          <w:szCs w:val="21"/>
          <w:lang w:eastAsia="en-KE"/>
        </w:rPr>
        <w:t xml:space="preserve"> but likely collapses yen. Conversely: permanent </w:t>
      </w:r>
      <w:proofErr w:type="spellStart"/>
      <w:r w:rsidRPr="003E67AD">
        <w:rPr>
          <w:rFonts w:ascii="Inter" w:eastAsia="Times New Roman" w:hAnsi="Inter" w:cs="Times New Roman"/>
          <w:color w:val="F4F0EB"/>
          <w:sz w:val="21"/>
          <w:szCs w:val="21"/>
          <w:lang w:eastAsia="en-KE"/>
        </w:rPr>
        <w:t>Takaichi</w:t>
      </w:r>
      <w:proofErr w:type="spellEnd"/>
      <w:r w:rsidRPr="003E67AD">
        <w:rPr>
          <w:rFonts w:ascii="Inter" w:eastAsia="Times New Roman" w:hAnsi="Inter" w:cs="Times New Roman"/>
          <w:color w:val="F4F0EB"/>
          <w:sz w:val="21"/>
          <w:szCs w:val="21"/>
          <w:lang w:eastAsia="en-KE"/>
        </w:rPr>
        <w:t xml:space="preserve"> tax/spending changes lock in wider deficits. Watch super-long auction tails + curve steepening not attributable to growth.</w:t>
      </w:r>
    </w:p>
    <w:p w14:paraId="6AD4184A"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4ABFC81">
          <v:rect id="_x0000_i1042" style="width:0;height:0" o:hralign="center" o:hrstd="t" o:hr="t" fillcolor="#a0a0a0" stroked="f"/>
        </w:pict>
      </w:r>
    </w:p>
    <w:p w14:paraId="65B4C79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AUD — BULLISH (majority; one report says neutral-positive)</w:t>
      </w:r>
    </w:p>
    <w:p w14:paraId="6359DDA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Net ~32.5% GDP (federal ~20%); national including states ~35–38%. Gross ~51%. Essentially </w:t>
      </w:r>
      <w:r w:rsidRPr="003E67AD">
        <w:rPr>
          <w:rFonts w:ascii="Inter" w:eastAsia="Times New Roman" w:hAnsi="Inter" w:cs="Times New Roman"/>
          <w:b/>
          <w:bCs/>
          <w:color w:val="F4F0EB"/>
          <w:sz w:val="21"/>
          <w:szCs w:val="21"/>
          <w:bdr w:val="single" w:sz="2" w:space="0" w:color="E5E7EB" w:frame="1"/>
          <w:lang w:eastAsia="en-KE"/>
        </w:rPr>
        <w:t>stable</w:t>
      </w:r>
      <w:r w:rsidRPr="003E67AD">
        <w:rPr>
          <w:rFonts w:ascii="Inter" w:eastAsia="Times New Roman" w:hAnsi="Inter" w:cs="Times New Roman"/>
          <w:color w:val="F4F0EB"/>
          <w:sz w:val="21"/>
          <w:szCs w:val="21"/>
          <w:lang w:eastAsia="en-KE"/>
        </w:rPr>
        <w:t> trajectory.</w:t>
      </w:r>
    </w:p>
    <w:p w14:paraId="0999E5F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−2.7% GDP overall; manageable. Partially funded by strong commodity revenues.</w:t>
      </w:r>
    </w:p>
    <w:p w14:paraId="70178CA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~1.0% GDP, ~2.7% of revenue—low by global standards. Rising to ~2.1% GDP by 2028-29.</w:t>
      </w:r>
    </w:p>
    <w:p w14:paraId="527B68F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Growth:</w:t>
      </w:r>
      <w:r w:rsidRPr="003E67AD">
        <w:rPr>
          <w:rFonts w:ascii="Inter" w:eastAsia="Times New Roman" w:hAnsi="Inter" w:cs="Times New Roman"/>
          <w:color w:val="F4F0EB"/>
          <w:sz w:val="21"/>
          <w:szCs w:val="21"/>
          <w:lang w:eastAsia="en-KE"/>
        </w:rPr>
        <w:t> Real GDP 2.2–2.3% (2026)—among strongest in G10. Unemployment 4.1%. Terms-of-trade buffer from commodities.</w:t>
      </w:r>
    </w:p>
    <w:p w14:paraId="6376891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Rating:</w:t>
      </w:r>
      <w:r w:rsidRPr="003E67AD">
        <w:rPr>
          <w:rFonts w:ascii="Inter" w:eastAsia="Times New Roman" w:hAnsi="Inter" w:cs="Times New Roman"/>
          <w:color w:val="F4F0EB"/>
          <w:sz w:val="21"/>
          <w:szCs w:val="21"/>
          <w:lang w:eastAsia="en-KE"/>
        </w:rPr>
        <w:t> AAA (one of few remaining globally). Record kangaroo bond issuance—AUD 50.7B through January 2026 (+63% YoY) as global capital flees US/UK/Japan fiscal distress.</w:t>
      </w:r>
    </w:p>
    <w:p w14:paraId="557654D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RBA data-dependent, potentially hiking on inflation. Low debt gives fiscal </w:t>
      </w:r>
      <w:r w:rsidRPr="003E67AD">
        <w:rPr>
          <w:rFonts w:ascii="Inter" w:eastAsia="Times New Roman" w:hAnsi="Inter" w:cs="Times New Roman"/>
          <w:b/>
          <w:bCs/>
          <w:color w:val="F4F0EB"/>
          <w:sz w:val="21"/>
          <w:szCs w:val="21"/>
          <w:bdr w:val="single" w:sz="2" w:space="0" w:color="E5E7EB" w:frame="1"/>
          <w:lang w:eastAsia="en-KE"/>
        </w:rPr>
        <w:t>optionality</w:t>
      </w:r>
      <w:r w:rsidRPr="003E67AD">
        <w:rPr>
          <w:rFonts w:ascii="Inter" w:eastAsia="Times New Roman" w:hAnsi="Inter" w:cs="Times New Roman"/>
          <w:color w:val="F4F0EB"/>
          <w:sz w:val="21"/>
          <w:szCs w:val="21"/>
          <w:lang w:eastAsia="en-KE"/>
        </w:rPr>
        <w:t>—can deploy support without credibility stress. Orthodox, credible interaction.</w:t>
      </w:r>
    </w:p>
    <w:p w14:paraId="37A2280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Zero indicators. Virtuous cycle: commodity revenues + AAA rating attract massive foreign inflows.</w:t>
      </w:r>
    </w:p>
    <w:p w14:paraId="62E77A66"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lastRenderedPageBreak/>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China slowdown crushing commodity revenues; sudden unfunded spending surge; state-level debt acceleration.</w:t>
      </w:r>
    </w:p>
    <w:p w14:paraId="654F88AC"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502ACFE">
          <v:rect id="_x0000_i1043" style="width:0;height:0" o:hralign="center" o:hrstd="t" o:hr="t" fillcolor="#a0a0a0" stroked="f"/>
        </w:pict>
      </w:r>
    </w:p>
    <w:p w14:paraId="373B24B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NZD — NEUTRAL (reports sharply divided: one bullish, one bearish, one neutral-bearish)</w:t>
      </w:r>
    </w:p>
    <w:p w14:paraId="72FC98C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Net ~23% GDP (IMF)—low in absolute terms. But </w:t>
      </w:r>
      <w:r w:rsidRPr="003E67AD">
        <w:rPr>
          <w:rFonts w:ascii="Inter" w:eastAsia="Times New Roman" w:hAnsi="Inter" w:cs="Times New Roman"/>
          <w:b/>
          <w:bCs/>
          <w:color w:val="F4F0EB"/>
          <w:sz w:val="21"/>
          <w:szCs w:val="21"/>
          <w:bdr w:val="single" w:sz="2" w:space="0" w:color="E5E7EB" w:frame="1"/>
          <w:lang w:eastAsia="en-KE"/>
        </w:rPr>
        <w:t>rising</w:t>
      </w:r>
      <w:r w:rsidRPr="003E67AD">
        <w:rPr>
          <w:rFonts w:ascii="Inter" w:eastAsia="Times New Roman" w:hAnsi="Inter" w:cs="Times New Roman"/>
          <w:color w:val="F4F0EB"/>
          <w:sz w:val="21"/>
          <w:szCs w:val="21"/>
          <w:lang w:eastAsia="en-KE"/>
        </w:rPr>
        <w:t> (21→25.4% by 2026). Gross ~53–56% GDP by FY2027.</w:t>
      </w:r>
    </w:p>
    <w:p w14:paraId="5F7F219A"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−4.1% GDP overall; primary −2.5%. Structural deficit will not self-resolve via growth alone.</w:t>
      </w:r>
    </w:p>
    <w:p w14:paraId="2B38FA1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Fitch negative outlook:</w:t>
      </w:r>
      <w:r w:rsidRPr="003E67AD">
        <w:rPr>
          <w:rFonts w:ascii="Inter" w:eastAsia="Times New Roman" w:hAnsi="Inter" w:cs="Times New Roman"/>
          <w:color w:val="F4F0EB"/>
          <w:sz w:val="21"/>
          <w:szCs w:val="21"/>
          <w:lang w:eastAsia="en-KE"/>
        </w:rPr>
        <w:t> AA+ affirmed but outlook revised to Negative—</w:t>
      </w:r>
      <w:r w:rsidRPr="003E67AD">
        <w:rPr>
          <w:rFonts w:ascii="Inter" w:eastAsia="Times New Roman" w:hAnsi="Inter" w:cs="Times New Roman"/>
          <w:b/>
          <w:bCs/>
          <w:color w:val="F4F0EB"/>
          <w:sz w:val="21"/>
          <w:szCs w:val="21"/>
          <w:bdr w:val="single" w:sz="2" w:space="0" w:color="E5E7EB" w:frame="1"/>
          <w:lang w:eastAsia="en-KE"/>
        </w:rPr>
        <w:t>most significant rating action across all 8 currencies</w:t>
      </w:r>
      <w:r w:rsidRPr="003E67AD">
        <w:rPr>
          <w:rFonts w:ascii="Inter" w:eastAsia="Times New Roman" w:hAnsi="Inter" w:cs="Times New Roman"/>
          <w:color w:val="F4F0EB"/>
          <w:sz w:val="21"/>
          <w:szCs w:val="21"/>
          <w:lang w:eastAsia="en-KE"/>
        </w:rPr>
        <w:t> recently. Surplus target repeatedly pushed back (now FY2029-30).</w:t>
      </w:r>
    </w:p>
    <w:p w14:paraId="43DE584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Government response:</w:t>
      </w:r>
      <w:r w:rsidRPr="003E67AD">
        <w:rPr>
          <w:rFonts w:ascii="Inter" w:eastAsia="Times New Roman" w:hAnsi="Inter" w:cs="Times New Roman"/>
          <w:color w:val="F4F0EB"/>
          <w:sz w:val="21"/>
          <w:szCs w:val="21"/>
          <w:lang w:eastAsia="en-KE"/>
        </w:rPr>
        <w:t> Budget Policy Statement 2026 targets surplus by FY2028-29. Operating allowances capped at $2.4B/year. Finance Minister: "careless spending is off the table." Treasury committed to reducing core Crown expenses toward 30% GDP, net debt toward/below 40%.</w:t>
      </w:r>
    </w:p>
    <w:p w14:paraId="43EEAB6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Growth:</w:t>
      </w:r>
      <w:r w:rsidRPr="003E67AD">
        <w:rPr>
          <w:rFonts w:ascii="Inter" w:eastAsia="Times New Roman" w:hAnsi="Inter" w:cs="Times New Roman"/>
          <w:color w:val="F4F0EB"/>
          <w:sz w:val="21"/>
          <w:szCs w:val="21"/>
          <w:lang w:eastAsia="en-KE"/>
        </w:rPr>
        <w:t> Recovering (0.7% 2025 → 1.8% 2026 → 2.8% 2027 per OECD).</w:t>
      </w:r>
    </w:p>
    <w:p w14:paraId="3631C2E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r−g:</w:t>
      </w:r>
      <w:r w:rsidRPr="003E67AD">
        <w:rPr>
          <w:rFonts w:ascii="Inter" w:eastAsia="Times New Roman" w:hAnsi="Inter" w:cs="Times New Roman"/>
          <w:color w:val="F4F0EB"/>
          <w:sz w:val="21"/>
          <w:szCs w:val="21"/>
          <w:lang w:eastAsia="en-KE"/>
        </w:rPr>
        <w:t xml:space="preserve"> Currently </w:t>
      </w:r>
      <w:proofErr w:type="spellStart"/>
      <w:r w:rsidRPr="003E67AD">
        <w:rPr>
          <w:rFonts w:ascii="Inter" w:eastAsia="Times New Roman" w:hAnsi="Inter" w:cs="Times New Roman"/>
          <w:color w:val="F4F0EB"/>
          <w:sz w:val="21"/>
          <w:szCs w:val="21"/>
          <w:lang w:eastAsia="en-KE"/>
        </w:rPr>
        <w:t>unfavorable</w:t>
      </w:r>
      <w:proofErr w:type="spellEnd"/>
      <w:r w:rsidRPr="003E67AD">
        <w:rPr>
          <w:rFonts w:ascii="Inter" w:eastAsia="Times New Roman" w:hAnsi="Inter" w:cs="Times New Roman"/>
          <w:color w:val="F4F0EB"/>
          <w:sz w:val="21"/>
          <w:szCs w:val="21"/>
          <w:lang w:eastAsia="en-KE"/>
        </w:rPr>
        <w:t xml:space="preserve"> (rates elevated, growth weak) but improving as growth recovers.</w:t>
      </w:r>
    </w:p>
    <w:p w14:paraId="2E0E7B1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xml:space="preserve"> RBNZ cutting rates to support struggling economy—accommodating fiscal weakness. Fiscal austerity, if credibly executed, supports </w:t>
      </w:r>
      <w:proofErr w:type="spellStart"/>
      <w:r w:rsidRPr="003E67AD">
        <w:rPr>
          <w:rFonts w:ascii="Inter" w:eastAsia="Times New Roman" w:hAnsi="Inter" w:cs="Times New Roman"/>
          <w:color w:val="F4F0EB"/>
          <w:sz w:val="21"/>
          <w:szCs w:val="21"/>
          <w:lang w:eastAsia="en-KE"/>
        </w:rPr>
        <w:t>RBNZ's</w:t>
      </w:r>
      <w:proofErr w:type="spellEnd"/>
      <w:r w:rsidRPr="003E67AD">
        <w:rPr>
          <w:rFonts w:ascii="Inter" w:eastAsia="Times New Roman" w:hAnsi="Inter" w:cs="Times New Roman"/>
          <w:color w:val="F4F0EB"/>
          <w:sz w:val="21"/>
          <w:szCs w:val="21"/>
          <w:lang w:eastAsia="en-KE"/>
        </w:rPr>
        <w:t xml:space="preserve"> inflation fight.</w:t>
      </w:r>
    </w:p>
    <w:p w14:paraId="7C943DF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Not yet, but Fitch outlook is a clear threshold warning. Path depends entirely on whether consolidation is executed vs. delayed again.</w:t>
      </w:r>
    </w:p>
    <w:p w14:paraId="5E1B656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Downgrade from AA+ → highly NZD-negative. Abandonment of $2.4B allowance cap. Weak dairy/commodity prices. Conversely: credible surplus delivery → bullish.</w:t>
      </w:r>
    </w:p>
    <w:p w14:paraId="5C0D4348"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2B354BB">
          <v:rect id="_x0000_i1044" style="width:0;height:0" o:hralign="center" o:hrstd="t" o:hr="t" fillcolor="#a0a0a0" stroked="f"/>
        </w:pict>
      </w:r>
    </w:p>
    <w:p w14:paraId="03DB037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CAD — NEUTRAL (reports split: one bullish on low federal net debt, two neutral-negative on provincial drag)</w:t>
      </w:r>
    </w:p>
    <w:p w14:paraId="0420ABB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Federal net debt remarkably low at ~13–14% GDP (IMF; boosted by CPP/QPP assets). But general government gross debt ~110–113% GDP. Federal net debt peaks ~43.3% by 2027-28.</w:t>
      </w:r>
    </w:p>
    <w:p w14:paraId="74679FBB"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Deficit:</w:t>
      </w:r>
      <w:r w:rsidRPr="003E67AD">
        <w:rPr>
          <w:rFonts w:ascii="Inter" w:eastAsia="Times New Roman" w:hAnsi="Inter" w:cs="Times New Roman"/>
          <w:color w:val="F4F0EB"/>
          <w:sz w:val="21"/>
          <w:szCs w:val="21"/>
          <w:lang w:eastAsia="en-KE"/>
        </w:rPr>
        <w:t> −2.2% GDP overall (federal). Provincial strain: Ontario deficit $13.8B (FY2026-27), interest costs $17.2B (~6.7% revenue). BC deficit $13.3B.</w:t>
      </w:r>
    </w:p>
    <w:p w14:paraId="4667C17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Federal ~0.3% GDP, ~0.7% revenue (extremely light). Provincial burden significantly heavier.</w:t>
      </w:r>
    </w:p>
    <w:p w14:paraId="1576E2A8"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lastRenderedPageBreak/>
        <w:t>Growth:</w:t>
      </w:r>
      <w:r w:rsidRPr="003E67AD">
        <w:rPr>
          <w:rFonts w:ascii="Inter" w:eastAsia="Times New Roman" w:hAnsi="Inter" w:cs="Times New Roman"/>
          <w:color w:val="F4F0EB"/>
          <w:sz w:val="21"/>
          <w:szCs w:val="21"/>
          <w:lang w:eastAsia="en-KE"/>
        </w:rPr>
        <w:t> ~1.2–1.6% real GDP. Hindered by trade war risk with US, housing/infrastructure strain from rapid population growth.</w:t>
      </w:r>
    </w:p>
    <w:p w14:paraId="0CE1FF6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Federal strategy:</w:t>
      </w:r>
      <w:r w:rsidRPr="003E67AD">
        <w:rPr>
          <w:rFonts w:ascii="Inter" w:eastAsia="Times New Roman" w:hAnsi="Inter" w:cs="Times New Roman"/>
          <w:color w:val="F4F0EB"/>
          <w:sz w:val="21"/>
          <w:szCs w:val="21"/>
          <w:lang w:eastAsia="en-KE"/>
        </w:rPr>
        <w:t> Reclassifying spending into capital vs. operating budgets (~1.7% GDP shifted to capital targeting productivity/</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Aims to balance operating budget by 2028-29. Cautiously accepted by rating agencies.</w:t>
      </w:r>
    </w:p>
    <w:p w14:paraId="550EF67E"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Rating:</w:t>
      </w:r>
      <w:r w:rsidRPr="003E67AD">
        <w:rPr>
          <w:rFonts w:ascii="Inter" w:eastAsia="Times New Roman" w:hAnsi="Inter" w:cs="Times New Roman"/>
          <w:color w:val="F4F0EB"/>
          <w:sz w:val="21"/>
          <w:szCs w:val="21"/>
          <w:lang w:eastAsia="en-KE"/>
        </w:rPr>
        <w:t> AAA federally maintained.</w:t>
      </w:r>
    </w:p>
    <w:p w14:paraId="3A1319D7"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BoC holding rates near neutral; inflation moderating to ~2%. No fiscal-monetary conflict. More comfortable than European/British peers.</w:t>
      </w:r>
    </w:p>
    <w:p w14:paraId="09D30D5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Low risk. No immediate stress. Primary systemic risk is household/provincial indebtedness acting as structural growth drag.</w:t>
      </w:r>
    </w:p>
    <w:p w14:paraId="00B2CFD2"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Trade war escalation with US; housing market collapse destroying provincial revenues and forcing federal bailouts; material federal fiscal deterioration.</w:t>
      </w:r>
    </w:p>
    <w:p w14:paraId="66DB5446"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4C65637">
          <v:rect id="_x0000_i1045" style="width:0;height:0" o:hralign="center" o:hrstd="t" o:hr="t" fillcolor="#a0a0a0" stroked="f"/>
        </w:pict>
      </w:r>
    </w:p>
    <w:p w14:paraId="073CE8FC"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3E67AD">
        <w:rPr>
          <w:rFonts w:ascii="Segoe UI Emoji" w:eastAsia="Times New Roman" w:hAnsi="Segoe UI Emoji" w:cs="Segoe UI Emoji"/>
          <w:b/>
          <w:bCs/>
          <w:color w:val="FFFFFF"/>
          <w:spacing w:val="-6"/>
          <w:sz w:val="31"/>
          <w:szCs w:val="31"/>
          <w:lang w:eastAsia="en-KE"/>
        </w:rPr>
        <w:t>🇨🇭</w:t>
      </w:r>
      <w:r w:rsidRPr="003E67AD">
        <w:rPr>
          <w:rFonts w:ascii="system-ui" w:eastAsia="Times New Roman" w:hAnsi="system-ui" w:cs="Times New Roman"/>
          <w:b/>
          <w:bCs/>
          <w:color w:val="FFFFFF"/>
          <w:spacing w:val="-6"/>
          <w:sz w:val="31"/>
          <w:szCs w:val="31"/>
          <w:lang w:eastAsia="en-KE"/>
        </w:rPr>
        <w:t xml:space="preserve"> CHF — BULLISH (unanimous)</w:t>
      </w:r>
    </w:p>
    <w:p w14:paraId="46C2CB8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Debt:</w:t>
      </w:r>
      <w:r w:rsidRPr="003E67AD">
        <w:rPr>
          <w:rFonts w:ascii="Inter" w:eastAsia="Times New Roman" w:hAnsi="Inter" w:cs="Times New Roman"/>
          <w:color w:val="F4F0EB"/>
          <w:sz w:val="21"/>
          <w:szCs w:val="21"/>
          <w:lang w:eastAsia="en-KE"/>
        </w:rPr>
        <w:t> Net ~0.06–16.4% GDP (depending on measure); effectively negligible. </w:t>
      </w:r>
      <w:r w:rsidRPr="003E67AD">
        <w:rPr>
          <w:rFonts w:ascii="Inter" w:eastAsia="Times New Roman" w:hAnsi="Inter" w:cs="Times New Roman"/>
          <w:b/>
          <w:bCs/>
          <w:color w:val="F4F0EB"/>
          <w:sz w:val="21"/>
          <w:szCs w:val="21"/>
          <w:bdr w:val="single" w:sz="2" w:space="0" w:color="E5E7EB" w:frame="1"/>
          <w:lang w:eastAsia="en-KE"/>
        </w:rPr>
        <w:t>Falling</w:t>
      </w:r>
      <w:r w:rsidRPr="003E67AD">
        <w:rPr>
          <w:rFonts w:ascii="Inter" w:eastAsia="Times New Roman" w:hAnsi="Inter" w:cs="Times New Roman"/>
          <w:color w:val="F4F0EB"/>
          <w:sz w:val="21"/>
          <w:szCs w:val="21"/>
          <w:lang w:eastAsia="en-KE"/>
        </w:rPr>
        <w:t> further.</w:t>
      </w:r>
    </w:p>
    <w:p w14:paraId="3A07254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Balance:</w:t>
      </w:r>
      <w:r w:rsidRPr="003E67AD">
        <w:rPr>
          <w:rFonts w:ascii="Inter" w:eastAsia="Times New Roman" w:hAnsi="Inter" w:cs="Times New Roman"/>
          <w:color w:val="F4F0EB"/>
          <w:sz w:val="21"/>
          <w:szCs w:val="21"/>
          <w:lang w:eastAsia="en-KE"/>
        </w:rPr>
        <w:t> </w:t>
      </w:r>
      <w:r w:rsidRPr="003E67AD">
        <w:rPr>
          <w:rFonts w:ascii="Inter" w:eastAsia="Times New Roman" w:hAnsi="Inter" w:cs="Times New Roman"/>
          <w:b/>
          <w:bCs/>
          <w:color w:val="F4F0EB"/>
          <w:sz w:val="21"/>
          <w:szCs w:val="21"/>
          <w:bdr w:val="single" w:sz="2" w:space="0" w:color="E5E7EB" w:frame="1"/>
          <w:lang w:eastAsia="en-KE"/>
        </w:rPr>
        <w:t>Surplus</w:t>
      </w:r>
      <w:r w:rsidRPr="003E67AD">
        <w:rPr>
          <w:rFonts w:ascii="Inter" w:eastAsia="Times New Roman" w:hAnsi="Inter" w:cs="Times New Roman"/>
          <w:color w:val="F4F0EB"/>
          <w:sz w:val="21"/>
          <w:szCs w:val="21"/>
          <w:lang w:eastAsia="en-KE"/>
        </w:rPr>
        <w:t> +0.3% GDP overall; primary surplus +0.4%. Projected financing deficit CHF 845M—smaller than debt brake permits (CHF 108M leeway remaining).</w:t>
      </w:r>
    </w:p>
    <w:p w14:paraId="3F2D0A53"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Interest burden:</w:t>
      </w:r>
      <w:r w:rsidRPr="003E67AD">
        <w:rPr>
          <w:rFonts w:ascii="Inter" w:eastAsia="Times New Roman" w:hAnsi="Inter" w:cs="Times New Roman"/>
          <w:color w:val="F4F0EB"/>
          <w:sz w:val="21"/>
          <w:szCs w:val="21"/>
          <w:lang w:eastAsia="en-KE"/>
        </w:rPr>
        <w:t> ~0.1% GDP, ~0.3% revenue. Negligible.</w:t>
      </w:r>
    </w:p>
    <w:p w14:paraId="3DF1F89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Constitutional debt brake (</w:t>
      </w:r>
      <w:proofErr w:type="spellStart"/>
      <w:r w:rsidRPr="003E67AD">
        <w:rPr>
          <w:rFonts w:ascii="Inter" w:eastAsia="Times New Roman" w:hAnsi="Inter" w:cs="Times New Roman"/>
          <w:b/>
          <w:bCs/>
          <w:color w:val="F4F0EB"/>
          <w:sz w:val="21"/>
          <w:szCs w:val="21"/>
          <w:bdr w:val="single" w:sz="2" w:space="0" w:color="E5E7EB" w:frame="1"/>
          <w:lang w:eastAsia="en-KE"/>
        </w:rPr>
        <w:t>Schuldenbremse</w:t>
      </w:r>
      <w:proofErr w:type="spellEnd"/>
      <w:r w:rsidRPr="003E67AD">
        <w:rPr>
          <w:rFonts w:ascii="Inter" w:eastAsia="Times New Roman" w:hAnsi="Inter" w:cs="Times New Roman"/>
          <w:b/>
          <w:bCs/>
          <w:color w:val="F4F0EB"/>
          <w:sz w:val="21"/>
          <w:szCs w:val="21"/>
          <w:bdr w:val="single" w:sz="2" w:space="0" w:color="E5E7EB" w:frame="1"/>
          <w:lang w:eastAsia="en-KE"/>
        </w:rPr>
        <w:t>):</w:t>
      </w:r>
      <w:r w:rsidRPr="003E67AD">
        <w:rPr>
          <w:rFonts w:ascii="Inter" w:eastAsia="Times New Roman" w:hAnsi="Inter" w:cs="Times New Roman"/>
          <w:color w:val="F4F0EB"/>
          <w:sz w:val="21"/>
          <w:szCs w:val="21"/>
          <w:lang w:eastAsia="en-KE"/>
        </w:rPr>
        <w:t> Legally mandates structural balance. Consistently adhered to. "Relief Package 27" enforces CHF 2.4B savings in 2027, scaling to CHF 3B thereafter—</w:t>
      </w:r>
      <w:proofErr w:type="spellStart"/>
      <w:r w:rsidRPr="003E67AD">
        <w:rPr>
          <w:rFonts w:ascii="Inter" w:eastAsia="Times New Roman" w:hAnsi="Inter" w:cs="Times New Roman"/>
          <w:color w:val="F4F0EB"/>
          <w:sz w:val="21"/>
          <w:szCs w:val="21"/>
          <w:lang w:eastAsia="en-KE"/>
        </w:rPr>
        <w:t>preemptively</w:t>
      </w:r>
      <w:proofErr w:type="spellEnd"/>
      <w:r w:rsidRPr="003E67AD">
        <w:rPr>
          <w:rFonts w:ascii="Inter" w:eastAsia="Times New Roman" w:hAnsi="Inter" w:cs="Times New Roman"/>
          <w:color w:val="F4F0EB"/>
          <w:sz w:val="21"/>
          <w:szCs w:val="21"/>
          <w:lang w:eastAsia="en-KE"/>
        </w:rPr>
        <w:t xml:space="preserve"> addressing aging/</w:t>
      </w:r>
      <w:proofErr w:type="spellStart"/>
      <w:r w:rsidRPr="003E67AD">
        <w:rPr>
          <w:rFonts w:ascii="Inter" w:eastAsia="Times New Roman" w:hAnsi="Inter" w:cs="Times New Roman"/>
          <w:color w:val="F4F0EB"/>
          <w:sz w:val="21"/>
          <w:szCs w:val="21"/>
          <w:lang w:eastAsia="en-KE"/>
        </w:rPr>
        <w:t>defense</w:t>
      </w:r>
      <w:proofErr w:type="spellEnd"/>
      <w:r w:rsidRPr="003E67AD">
        <w:rPr>
          <w:rFonts w:ascii="Inter" w:eastAsia="Times New Roman" w:hAnsi="Inter" w:cs="Times New Roman"/>
          <w:color w:val="F4F0EB"/>
          <w:sz w:val="21"/>
          <w:szCs w:val="21"/>
          <w:lang w:eastAsia="en-KE"/>
        </w:rPr>
        <w:t xml:space="preserve"> costs.</w:t>
      </w:r>
    </w:p>
    <w:p w14:paraId="06DA2B39"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Growth:</w:t>
      </w:r>
      <w:r w:rsidRPr="003E67AD">
        <w:rPr>
          <w:rFonts w:ascii="Inter" w:eastAsia="Times New Roman" w:hAnsi="Inter" w:cs="Times New Roman"/>
          <w:color w:val="F4F0EB"/>
          <w:sz w:val="21"/>
          <w:szCs w:val="21"/>
          <w:lang w:eastAsia="en-KE"/>
        </w:rPr>
        <w:t> ~1.0–1.2% (modest but unproblematic given zero debt burden).</w:t>
      </w:r>
    </w:p>
    <w:p w14:paraId="7AB8DAE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Inflation:</w:t>
      </w:r>
      <w:r w:rsidRPr="003E67AD">
        <w:rPr>
          <w:rFonts w:ascii="Inter" w:eastAsia="Times New Roman" w:hAnsi="Inter" w:cs="Times New Roman"/>
          <w:color w:val="F4F0EB"/>
          <w:sz w:val="21"/>
          <w:szCs w:val="21"/>
          <w:lang w:eastAsia="en-KE"/>
        </w:rPr>
        <w:t> 0.4% (2026)—lowest among all surveyed. Completely insulated from global price pressures.</w:t>
      </w:r>
    </w:p>
    <w:p w14:paraId="20B3E9A1"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Fiscal-monetary:</w:t>
      </w:r>
      <w:r w:rsidRPr="003E67AD">
        <w:rPr>
          <w:rFonts w:ascii="Inter" w:eastAsia="Times New Roman" w:hAnsi="Inter" w:cs="Times New Roman"/>
          <w:color w:val="F4F0EB"/>
          <w:sz w:val="21"/>
          <w:szCs w:val="21"/>
          <w:lang w:eastAsia="en-KE"/>
        </w:rPr>
        <w:t> SNB fully independent; zero fiscal dominance. Stable, accommodative rates to prevent excessive CHF appreciation. No conflict whatsoever.</w:t>
      </w:r>
    </w:p>
    <w:p w14:paraId="3116810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Doom loop:</w:t>
      </w:r>
      <w:r w:rsidRPr="003E67AD">
        <w:rPr>
          <w:rFonts w:ascii="Inter" w:eastAsia="Times New Roman" w:hAnsi="Inter" w:cs="Times New Roman"/>
          <w:color w:val="F4F0EB"/>
          <w:sz w:val="21"/>
          <w:szCs w:val="21"/>
          <w:lang w:eastAsia="en-KE"/>
        </w:rPr>
        <w:t> Non-existent. Reverse "problem": excessive safe-haven inflows driving currency to economically restrictive levels.</w:t>
      </w:r>
    </w:p>
    <w:p w14:paraId="4761DF6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Segoe UI Emoji" w:eastAsia="Times New Roman" w:hAnsi="Segoe UI Emoji" w:cs="Segoe UI Emoji"/>
          <w:b/>
          <w:bCs/>
          <w:color w:val="F4F0EB"/>
          <w:sz w:val="21"/>
          <w:szCs w:val="21"/>
          <w:bdr w:val="single" w:sz="2" w:space="0" w:color="E5E7EB" w:frame="1"/>
          <w:lang w:eastAsia="en-KE"/>
        </w:rPr>
        <w:t>⚠️</w:t>
      </w:r>
      <w:r w:rsidRPr="003E67AD">
        <w:rPr>
          <w:rFonts w:ascii="Inter" w:eastAsia="Times New Roman" w:hAnsi="Inter" w:cs="Times New Roman"/>
          <w:b/>
          <w:bCs/>
          <w:color w:val="F4F0EB"/>
          <w:sz w:val="21"/>
          <w:szCs w:val="21"/>
          <w:bdr w:val="single" w:sz="2" w:space="0" w:color="E5E7EB" w:frame="1"/>
          <w:lang w:eastAsia="en-KE"/>
        </w:rPr>
        <w:t xml:space="preserve"> Flip signals:</w:t>
      </w:r>
      <w:r w:rsidRPr="003E67AD">
        <w:rPr>
          <w:rFonts w:ascii="Inter" w:eastAsia="Times New Roman" w:hAnsi="Inter" w:cs="Times New Roman"/>
          <w:color w:val="F4F0EB"/>
          <w:sz w:val="21"/>
          <w:szCs w:val="21"/>
          <w:lang w:eastAsia="en-KE"/>
        </w:rPr>
        <w:t> SNB intervention selling CHF to cap appreciation. Sustained relaxation of fiscal rules (not evident). Large banking backstop event forcing persistent deficits.</w:t>
      </w:r>
    </w:p>
    <w:p w14:paraId="10C58E01"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7E62C02">
          <v:rect id="_x0000_i1046" style="width:0;height:0" o:hralign="center" o:hrstd="t" o:hr="t" fillcolor="#a0a0a0" stroked="f"/>
        </w:pict>
      </w:r>
    </w:p>
    <w:p w14:paraId="05E5665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lastRenderedPageBreak/>
        <w:t>Top Trading Implications</w:t>
      </w:r>
    </w:p>
    <w:p w14:paraId="4C934D34"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CHF longs vs. USD/JPY shorts</w:t>
      </w:r>
      <w:r w:rsidRPr="003E67AD">
        <w:rPr>
          <w:rFonts w:ascii="Inter" w:eastAsia="Times New Roman" w:hAnsi="Inter" w:cs="Times New Roman"/>
          <w:color w:val="F4F0EB"/>
          <w:sz w:val="21"/>
          <w:szCs w:val="21"/>
          <w:lang w:eastAsia="en-KE"/>
        </w:rPr>
        <w:t> — strongest fiscal divergence. CHF's fortress balance sheet is unmatched; USD and JPY face compounding debt dynamics against hostile monetary normalization.</w:t>
      </w:r>
    </w:p>
    <w:p w14:paraId="4A058F91"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AUD longs</w:t>
      </w:r>
      <w:r w:rsidRPr="003E67AD">
        <w:rPr>
          <w:rFonts w:ascii="Inter" w:eastAsia="Times New Roman" w:hAnsi="Inter" w:cs="Times New Roman"/>
          <w:color w:val="F4F0EB"/>
          <w:sz w:val="21"/>
          <w:szCs w:val="21"/>
          <w:lang w:eastAsia="en-KE"/>
        </w:rPr>
        <w:t> — AAA, 32% net debt, record foreign capital inflows via kangaroo bonds, commodity revenue buffer. Fiscal optionality is a structural advantage.</w:t>
      </w:r>
    </w:p>
    <w:p w14:paraId="5261990C"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JPY is highest binary risk</w:t>
      </w:r>
      <w:r w:rsidRPr="003E67AD">
        <w:rPr>
          <w:rFonts w:ascii="Inter" w:eastAsia="Times New Roman" w:hAnsi="Inter" w:cs="Times New Roman"/>
          <w:color w:val="F4F0EB"/>
          <w:sz w:val="21"/>
          <w:szCs w:val="21"/>
          <w:lang w:eastAsia="en-KE"/>
        </w:rPr>
        <w:t xml:space="preserve"> —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normalization colliding with </w:t>
      </w:r>
      <w:proofErr w:type="spellStart"/>
      <w:r w:rsidRPr="003E67AD">
        <w:rPr>
          <w:rFonts w:ascii="Inter" w:eastAsia="Times New Roman" w:hAnsi="Inter" w:cs="Times New Roman"/>
          <w:color w:val="F4F0EB"/>
          <w:sz w:val="21"/>
          <w:szCs w:val="21"/>
          <w:lang w:eastAsia="en-KE"/>
        </w:rPr>
        <w:t>Sanaenomics</w:t>
      </w:r>
      <w:proofErr w:type="spellEnd"/>
      <w:r w:rsidRPr="003E67AD">
        <w:rPr>
          <w:rFonts w:ascii="Inter" w:eastAsia="Times New Roman" w:hAnsi="Inter" w:cs="Times New Roman"/>
          <w:color w:val="F4F0EB"/>
          <w:sz w:val="21"/>
          <w:szCs w:val="21"/>
          <w:lang w:eastAsia="en-KE"/>
        </w:rPr>
        <w:t xml:space="preserve"> and record JGB yields. Yen is the release valve. Watch for </w:t>
      </w:r>
      <w:proofErr w:type="spellStart"/>
      <w:r w:rsidRPr="003E67AD">
        <w:rPr>
          <w:rFonts w:ascii="Inter" w:eastAsia="Times New Roman" w:hAnsi="Inter" w:cs="Times New Roman"/>
          <w:color w:val="F4F0EB"/>
          <w:sz w:val="21"/>
          <w:szCs w:val="21"/>
          <w:lang w:eastAsia="en-KE"/>
        </w:rPr>
        <w:t>BoJ</w:t>
      </w:r>
      <w:proofErr w:type="spellEnd"/>
      <w:r w:rsidRPr="003E67AD">
        <w:rPr>
          <w:rFonts w:ascii="Inter" w:eastAsia="Times New Roman" w:hAnsi="Inter" w:cs="Times New Roman"/>
          <w:color w:val="F4F0EB"/>
          <w:sz w:val="21"/>
          <w:szCs w:val="21"/>
          <w:lang w:eastAsia="en-KE"/>
        </w:rPr>
        <w:t xml:space="preserve"> capitulation or auction failures as catalysts.</w:t>
      </w:r>
    </w:p>
    <w:p w14:paraId="0539465E"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USD structural deterioration is worst among G7</w:t>
      </w:r>
      <w:r w:rsidRPr="003E67AD">
        <w:rPr>
          <w:rFonts w:ascii="Inter" w:eastAsia="Times New Roman" w:hAnsi="Inter" w:cs="Times New Roman"/>
          <w:color w:val="F4F0EB"/>
          <w:sz w:val="21"/>
          <w:szCs w:val="21"/>
          <w:lang w:eastAsia="en-KE"/>
        </w:rPr>
        <w:t> — reserve currency status and deep markets provide tactical support, but any catalytic event (auction failure, rating action, debt ceiling) could trigger non-linear repricing.</w:t>
      </w:r>
    </w:p>
    <w:p w14:paraId="014D31EF"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GBP vulnerable to stagflation trap</w:t>
      </w:r>
      <w:r w:rsidRPr="003E67AD">
        <w:rPr>
          <w:rFonts w:ascii="Inter" w:eastAsia="Times New Roman" w:hAnsi="Inter" w:cs="Times New Roman"/>
          <w:color w:val="F4F0EB"/>
          <w:sz w:val="21"/>
          <w:szCs w:val="21"/>
          <w:lang w:eastAsia="en-KE"/>
        </w:rPr>
        <w:t> — highest G7 yields without corresponding growth; gilt supply glut; 2022-style repricing risk if fiscal credibility questioned.</w:t>
      </w:r>
    </w:p>
    <w:p w14:paraId="098150A1"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EUR has structural improvement story via German infrastructure spending</w:t>
      </w:r>
      <w:r w:rsidRPr="003E67AD">
        <w:rPr>
          <w:rFonts w:ascii="Inter" w:eastAsia="Times New Roman" w:hAnsi="Inter" w:cs="Times New Roman"/>
          <w:color w:val="F4F0EB"/>
          <w:sz w:val="21"/>
          <w:szCs w:val="21"/>
          <w:lang w:eastAsia="en-KE"/>
        </w:rPr>
        <w:t> — but France is the weak link. Monitor OAT-Bund spreads as the early warning channel.</w:t>
      </w:r>
    </w:p>
    <w:p w14:paraId="40FEE9CF"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NZD at inflection point</w:t>
      </w:r>
      <w:r w:rsidRPr="003E67AD">
        <w:rPr>
          <w:rFonts w:ascii="Inter" w:eastAsia="Times New Roman" w:hAnsi="Inter" w:cs="Times New Roman"/>
          <w:color w:val="F4F0EB"/>
          <w:sz w:val="21"/>
          <w:szCs w:val="21"/>
          <w:lang w:eastAsia="en-KE"/>
        </w:rPr>
        <w:t> — Fitch negative outlook is a concrete signal. Execution of consolidation vs. further delays determines direction. Any downgrade triggers capital outflows.</w:t>
      </w:r>
    </w:p>
    <w:p w14:paraId="0E5C8DD2" w14:textId="77777777" w:rsidR="003E67AD" w:rsidRPr="003E67AD" w:rsidRDefault="003E67AD" w:rsidP="003E67AD">
      <w:pPr>
        <w:numPr>
          <w:ilvl w:val="0"/>
          <w:numId w:val="23"/>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b/>
          <w:bCs/>
          <w:color w:val="F4F0EB"/>
          <w:sz w:val="21"/>
          <w:szCs w:val="21"/>
          <w:bdr w:val="single" w:sz="2" w:space="0" w:color="E5E7EB" w:frame="1"/>
          <w:lang w:eastAsia="en-KE"/>
        </w:rPr>
        <w:t>CAD is a tale of two balance sheets</w:t>
      </w:r>
      <w:r w:rsidRPr="003E67AD">
        <w:rPr>
          <w:rFonts w:ascii="Inter" w:eastAsia="Times New Roman" w:hAnsi="Inter" w:cs="Times New Roman"/>
          <w:color w:val="F4F0EB"/>
          <w:sz w:val="21"/>
          <w:szCs w:val="21"/>
          <w:lang w:eastAsia="en-KE"/>
        </w:rPr>
        <w:t> — pristine federal debt masks heavy provincial burden. Trade war with US is the dominant risk, not fiscal trajectory per se.</w:t>
      </w:r>
    </w:p>
    <w:p w14:paraId="0FB96465"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433331F">
          <v:rect id="_x0000_i1047" style="width:0;height:0" o:hralign="center" o:hrstd="t" o:hr="t" fillcolor="#a0a0a0" stroked="f"/>
        </w:pict>
      </w:r>
    </w:p>
    <w:p w14:paraId="564D2585"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Doom Loop Early-Warning Dashboard</w:t>
      </w:r>
    </w:p>
    <w:p w14:paraId="68A54D4F"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3E67AD">
        <w:rPr>
          <w:rFonts w:ascii="Inter" w:eastAsia="Times New Roman" w:hAnsi="Inter" w:cs="Times New Roman"/>
          <w:color w:val="F4F0EB"/>
          <w:sz w:val="21"/>
          <w:szCs w:val="21"/>
          <w:lang w:eastAsia="en-KE"/>
        </w:rPr>
        <w:t>For currencies with credible tail risk (</w:t>
      </w:r>
      <w:r w:rsidRPr="003E67AD">
        <w:rPr>
          <w:rFonts w:ascii="Inter" w:eastAsia="Times New Roman" w:hAnsi="Inter" w:cs="Times New Roman"/>
          <w:b/>
          <w:bCs/>
          <w:color w:val="F4F0EB"/>
          <w:sz w:val="21"/>
          <w:szCs w:val="21"/>
          <w:bdr w:val="single" w:sz="2" w:space="0" w:color="E5E7EB" w:frame="1"/>
          <w:lang w:eastAsia="en-KE"/>
        </w:rPr>
        <w:t>USD, GBP, JPY</w:t>
      </w:r>
      <w:r w:rsidRPr="003E67AD">
        <w:rPr>
          <w:rFonts w:ascii="Inter" w:eastAsia="Times New Roman" w:hAnsi="Inter" w:cs="Times New Roman"/>
          <w:color w:val="F4F0EB"/>
          <w:sz w:val="21"/>
          <w:szCs w:val="21"/>
          <w:lang w:eastAsia="en-KE"/>
        </w:rPr>
        <w:t>), monitor:</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1"/>
        <w:gridCol w:w="3513"/>
        <w:gridCol w:w="2241"/>
      </w:tblGrid>
      <w:tr w:rsidR="003E67AD" w:rsidRPr="003E67AD" w14:paraId="79395E9C"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93C26B"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9639DE"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36DFEC"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Threshold</w:t>
            </w:r>
          </w:p>
        </w:tc>
      </w:tr>
      <w:tr w:rsidR="003E67AD" w:rsidRPr="003E67AD" w14:paraId="64F9581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8EF8CD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Yield attribution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C06C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Yields rising without growth surprise (PMI/nowcast down + yields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9CC9D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Fiscal risk premium emerging</w:t>
            </w:r>
          </w:p>
        </w:tc>
      </w:tr>
      <w:tr w:rsidR="003E67AD" w:rsidRPr="003E67AD" w14:paraId="603027C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CB5294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lastRenderedPageBreak/>
              <w:t>Interest squeeze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FE124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Interest/revenue trend inflecting higher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0F836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Trajectory matters more than level</w:t>
            </w:r>
          </w:p>
        </w:tc>
      </w:tr>
      <w:tr w:rsidR="003E67AD" w:rsidRPr="003E67AD" w14:paraId="6CDEB41C"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273140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Auction health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4FBE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Bid-to-cover, tails, dealer take-down at 10Y+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CFD9AE"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Consecutive weak auctions at long end</w:t>
            </w:r>
          </w:p>
        </w:tc>
      </w:tr>
      <w:tr w:rsidR="003E67AD" w:rsidRPr="003E67AD" w14:paraId="51877BAD"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6B0967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Foreign sponsorship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88926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Rolling 3–6M change in foreign holdings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5E82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Declining share + rising term premium</w:t>
            </w:r>
          </w:p>
        </w:tc>
      </w:tr>
      <w:tr w:rsidR="003E67AD" w:rsidRPr="003E67AD" w14:paraId="2FE3D03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55A08A71"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Spread contagion</w:t>
            </w:r>
            <w:r w:rsidRPr="003E67AD">
              <w:rPr>
                <w:rFonts w:ascii="Times New Roman" w:eastAsia="Times New Roman" w:hAnsi="Times New Roman" w:cs="Times New Roman"/>
                <w:sz w:val="21"/>
                <w:szCs w:val="21"/>
                <w:lang w:eastAsia="en-KE"/>
              </w:rPr>
              <w:t> (EUR)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EBEEC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OAT-Bund, BTP-Bund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3477C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Credit-driven widening vs. growth-driven</w:t>
            </w:r>
          </w:p>
        </w:tc>
      </w:tr>
      <w:tr w:rsidR="003E67AD" w:rsidRPr="003E67AD" w14:paraId="246140B2"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51B73C9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b/>
                <w:bCs/>
                <w:color w:val="F4F0EB"/>
                <w:sz w:val="21"/>
                <w:szCs w:val="21"/>
                <w:bdr w:val="single" w:sz="2" w:space="0" w:color="E5E7EB" w:frame="1"/>
                <w:lang w:eastAsia="en-KE"/>
              </w:rPr>
              <w:t>Rating actions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C8E0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Outlook/downgrade from any major agency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017137"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Immediate FX impact (NZD Fitch precedent)</w:t>
            </w:r>
          </w:p>
        </w:tc>
      </w:tr>
    </w:tbl>
    <w:p w14:paraId="41FBADED" w14:textId="77777777" w:rsidR="003E67AD" w:rsidRPr="003E67AD" w:rsidRDefault="001A5327" w:rsidP="003E67AD">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B3D29C5">
          <v:rect id="_x0000_i1048" style="width:0;height:0" o:hralign="center" o:hrstd="t" o:hr="t" fillcolor="#a0a0a0" stroked="f"/>
        </w:pict>
      </w:r>
    </w:p>
    <w:p w14:paraId="6F4C3EF4" w14:textId="77777777" w:rsidR="003E67AD" w:rsidRPr="003E67AD" w:rsidRDefault="003E67AD" w:rsidP="003E67AD">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E67AD">
        <w:rPr>
          <w:rFonts w:ascii="system-ui" w:eastAsia="Times New Roman" w:hAnsi="system-ui" w:cs="Times New Roman"/>
          <w:b/>
          <w:bCs/>
          <w:color w:val="FFFFFF"/>
          <w:spacing w:val="-6"/>
          <w:sz w:val="34"/>
          <w:szCs w:val="34"/>
          <w:lang w:eastAsia="en-KE"/>
        </w:rPr>
        <w:t>What Would Change Each Call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8"/>
        <w:gridCol w:w="4648"/>
        <w:gridCol w:w="719"/>
      </w:tblGrid>
      <w:tr w:rsidR="003E67AD" w:rsidRPr="003E67AD" w14:paraId="31282702" w14:textId="77777777" w:rsidTr="003E67A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17F905"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Currency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B921B0"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0070C0"/>
                <w:sz w:val="21"/>
                <w:szCs w:val="21"/>
                <w:lang w:eastAsia="en-KE"/>
              </w:rPr>
            </w:pPr>
            <w:r w:rsidRPr="003E67AD">
              <w:rPr>
                <w:rFonts w:ascii="Times New Roman" w:eastAsia="Times New Roman" w:hAnsi="Times New Roman" w:cs="Times New Roman"/>
                <w:b/>
                <w:bCs/>
                <w:color w:val="0070C0"/>
                <w:sz w:val="21"/>
                <w:szCs w:val="21"/>
                <w:lang w:eastAsia="en-KE"/>
              </w:rPr>
              <w:t>Current → Change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4E33DA" w14:textId="77777777" w:rsidR="003E67AD" w:rsidRPr="003E67AD" w:rsidRDefault="003E67AD" w:rsidP="003E67AD">
            <w:pPr>
              <w:spacing w:before="480" w:after="480" w:line="240" w:lineRule="auto"/>
              <w:jc w:val="center"/>
              <w:rPr>
                <w:rFonts w:ascii="Times New Roman" w:eastAsia="Times New Roman" w:hAnsi="Times New Roman" w:cs="Times New Roman"/>
                <w:b/>
                <w:bCs/>
                <w:color w:val="FFFFFF"/>
                <w:sz w:val="21"/>
                <w:szCs w:val="21"/>
                <w:lang w:eastAsia="en-KE"/>
              </w:rPr>
            </w:pPr>
            <w:r w:rsidRPr="003E67AD">
              <w:rPr>
                <w:rFonts w:ascii="Times New Roman" w:eastAsia="Times New Roman" w:hAnsi="Times New Roman" w:cs="Times New Roman"/>
                <w:b/>
                <w:bCs/>
                <w:color w:val="FFFFFF"/>
                <w:sz w:val="21"/>
                <w:szCs w:val="21"/>
                <w:lang w:eastAsia="en-KE"/>
              </w:rPr>
              <w:t>Trigger</w:t>
            </w:r>
          </w:p>
        </w:tc>
      </w:tr>
      <w:tr w:rsidR="003E67AD" w:rsidRPr="003E67AD" w14:paraId="11FEADD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C6D5875"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USD (Bearish → 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E76D7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Credible deficit reduction; yields confirmed growth-led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5EB2CF"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0DA0A830"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25F76F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lastRenderedPageBreak/>
              <w:t>EUR (Neutral →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35FC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France/Italy fiscal rule revolt; credit-driven spread widening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5E604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3E52021B"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76100D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GBP (Neutral-Bearish →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6A3C4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Unfunded policy pivot; gilt demand collapse; 2022-style event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97598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31E7E05F"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6B27A80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GBP (→ 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66667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Energy price collapse → disinflation → BoE cuts → gilt relief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76C81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35BD8498"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7975C3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JPY (Neutral-Bearish →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B8F980"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 xml:space="preserve">Repeated super-long auction stress; permanent </w:t>
            </w:r>
            <w:proofErr w:type="spellStart"/>
            <w:r w:rsidRPr="003E67AD">
              <w:rPr>
                <w:rFonts w:ascii="Times New Roman" w:eastAsia="Times New Roman" w:hAnsi="Times New Roman" w:cs="Times New Roman"/>
                <w:sz w:val="21"/>
                <w:szCs w:val="21"/>
                <w:lang w:eastAsia="en-KE"/>
              </w:rPr>
              <w:t>Takaichi</w:t>
            </w:r>
            <w:proofErr w:type="spellEnd"/>
            <w:r w:rsidRPr="003E67AD">
              <w:rPr>
                <w:rFonts w:ascii="Times New Roman" w:eastAsia="Times New Roman" w:hAnsi="Times New Roman" w:cs="Times New Roman"/>
                <w:sz w:val="21"/>
                <w:szCs w:val="21"/>
                <w:lang w:eastAsia="en-KE"/>
              </w:rPr>
              <w:t xml:space="preserve"> deficit expansion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488FB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1CD03AD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42948878"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JPY (→ Acute crisis)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4447D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roofErr w:type="spellStart"/>
            <w:r w:rsidRPr="003E67AD">
              <w:rPr>
                <w:rFonts w:ascii="Times New Roman" w:eastAsia="Times New Roman" w:hAnsi="Times New Roman" w:cs="Times New Roman"/>
                <w:sz w:val="21"/>
                <w:szCs w:val="21"/>
                <w:lang w:eastAsia="en-KE"/>
              </w:rPr>
              <w:t>BoJ</w:t>
            </w:r>
            <w:proofErr w:type="spellEnd"/>
            <w:r w:rsidRPr="003E67AD">
              <w:rPr>
                <w:rFonts w:ascii="Times New Roman" w:eastAsia="Times New Roman" w:hAnsi="Times New Roman" w:cs="Times New Roman"/>
                <w:sz w:val="21"/>
                <w:szCs w:val="21"/>
                <w:lang w:eastAsia="en-KE"/>
              </w:rPr>
              <w:t xml:space="preserve"> yield curve control reinstatement (saves </w:t>
            </w:r>
            <w:proofErr w:type="spellStart"/>
            <w:r w:rsidRPr="003E67AD">
              <w:rPr>
                <w:rFonts w:ascii="Times New Roman" w:eastAsia="Times New Roman" w:hAnsi="Times New Roman" w:cs="Times New Roman"/>
                <w:sz w:val="21"/>
                <w:szCs w:val="21"/>
                <w:lang w:eastAsia="en-KE"/>
              </w:rPr>
              <w:t>JGBs</w:t>
            </w:r>
            <w:proofErr w:type="spellEnd"/>
            <w:r w:rsidRPr="003E67AD">
              <w:rPr>
                <w:rFonts w:ascii="Times New Roman" w:eastAsia="Times New Roman" w:hAnsi="Times New Roman" w:cs="Times New Roman"/>
                <w:sz w:val="21"/>
                <w:szCs w:val="21"/>
                <w:lang w:eastAsia="en-KE"/>
              </w:rPr>
              <w:t>, destroys yen)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52B0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565C4D4C"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7B6DB2F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AUD (Bullish → 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770F9C"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China/commodity collapse; unfunded spending surge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9EACEA"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1A86B41C"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2E0E309B"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NZD (Neutral →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6B758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AA+ downgrade; surplus timeline pushed back again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88F0B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50424935"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3CB848A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NZD (→ Bullish)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8D8A9"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Credible surplus delivery by FY2028-29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2C8DA2"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4CFCAA06"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9FF496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lastRenderedPageBreak/>
              <w:t>CAD (Neutral →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B0A5E6"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Housing crash + provincial bailouts; trade war escalation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D95773"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p>
        </w:tc>
      </w:tr>
      <w:tr w:rsidR="003E67AD" w:rsidRPr="003E67AD" w14:paraId="11260939" w14:textId="77777777" w:rsidTr="003E67AD">
        <w:tc>
          <w:tcPr>
            <w:tcW w:w="0" w:type="auto"/>
            <w:tcBorders>
              <w:top w:val="single" w:sz="2" w:space="0" w:color="E5E7EB"/>
              <w:left w:val="single" w:sz="2" w:space="0" w:color="E5E7EB"/>
              <w:bottom w:val="single" w:sz="2" w:space="0" w:color="E5E7EB"/>
              <w:right w:val="single" w:sz="2" w:space="0" w:color="E5E7EB"/>
            </w:tcBorders>
            <w:vAlign w:val="bottom"/>
            <w:hideMark/>
          </w:tcPr>
          <w:p w14:paraId="14137A74"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CHF (Bullish → Neutral)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4D788D" w14:textId="77777777" w:rsidR="003E67AD" w:rsidRPr="003E67AD" w:rsidRDefault="003E67AD" w:rsidP="003E67AD">
            <w:pPr>
              <w:spacing w:before="480" w:after="480" w:line="240" w:lineRule="auto"/>
              <w:rPr>
                <w:rFonts w:ascii="Times New Roman" w:eastAsia="Times New Roman" w:hAnsi="Times New Roman" w:cs="Times New Roman"/>
                <w:sz w:val="21"/>
                <w:szCs w:val="21"/>
                <w:lang w:eastAsia="en-KE"/>
              </w:rPr>
            </w:pPr>
            <w:r w:rsidRPr="003E67AD">
              <w:rPr>
                <w:rFonts w:ascii="Times New Roman" w:eastAsia="Times New Roman" w:hAnsi="Times New Roman" w:cs="Times New Roman"/>
                <w:sz w:val="21"/>
                <w:szCs w:val="21"/>
                <w:lang w:eastAsia="en-KE"/>
              </w:rPr>
              <w:t>Sustained fiscal rule relaxation; banking sector backstop event</w:t>
            </w:r>
          </w:p>
        </w:tc>
        <w:tc>
          <w:tcPr>
            <w:tcW w:w="0" w:type="auto"/>
            <w:vAlign w:val="center"/>
            <w:hideMark/>
          </w:tcPr>
          <w:p w14:paraId="19168CD8" w14:textId="77777777" w:rsidR="003E67AD" w:rsidRPr="003E67AD" w:rsidRDefault="003E67AD" w:rsidP="003E67AD">
            <w:pPr>
              <w:spacing w:before="480" w:after="480" w:line="240" w:lineRule="auto"/>
              <w:rPr>
                <w:rFonts w:ascii="Times New Roman" w:eastAsia="Times New Roman" w:hAnsi="Times New Roman" w:cs="Times New Roman"/>
                <w:sz w:val="20"/>
                <w:szCs w:val="20"/>
                <w:lang w:eastAsia="en-KE"/>
              </w:rPr>
            </w:pPr>
          </w:p>
        </w:tc>
      </w:tr>
    </w:tbl>
    <w:p w14:paraId="6A83755F" w14:textId="5473CED6" w:rsidR="003E67AD" w:rsidRDefault="003E67AD" w:rsidP="00546C9C">
      <w:pPr>
        <w:rPr>
          <w:lang w:val="en-US"/>
        </w:rPr>
      </w:pPr>
    </w:p>
    <w:p w14:paraId="79D2BBCF" w14:textId="247BECC3" w:rsidR="008D1BC4" w:rsidRDefault="008D1BC4" w:rsidP="00546C9C">
      <w:pPr>
        <w:rPr>
          <w:lang w:val="en-US"/>
        </w:rPr>
      </w:pPr>
    </w:p>
    <w:p w14:paraId="1072C85B" w14:textId="5DDCDCDA" w:rsidR="008D1BC4" w:rsidRPr="00785DBE" w:rsidRDefault="008D1BC4" w:rsidP="008D1BC4">
      <w:pPr>
        <w:pStyle w:val="Heading1"/>
        <w:rPr>
          <w:rFonts w:eastAsia="Times New Roman"/>
          <w:lang w:eastAsia="en-KE"/>
        </w:rPr>
      </w:pPr>
      <w:r>
        <w:rPr>
          <w:rFonts w:eastAsia="Times New Roman"/>
          <w:lang w:val="en-US" w:eastAsia="en-KE"/>
        </w:rPr>
        <w:t xml:space="preserve">3 </w:t>
      </w:r>
      <w:r w:rsidRPr="00785DBE">
        <w:rPr>
          <w:rFonts w:eastAsia="Times New Roman"/>
          <w:lang w:eastAsia="en-KE"/>
        </w:rPr>
        <w:t>Prompt C: Interest Rate Differential &amp; CB Tone (Protocol 18)</w:t>
      </w:r>
    </w:p>
    <w:p w14:paraId="1E7D0B46" w14:textId="51A470AB" w:rsidR="008D1BC4" w:rsidRPr="008D1BC4" w:rsidRDefault="008D1BC4" w:rsidP="008D1BC4">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val="en-US"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Weekly + after each CB decision</w:t>
      </w:r>
      <w:r>
        <w:rPr>
          <w:rFonts w:ascii="Inter" w:eastAsia="Times New Roman" w:hAnsi="Inter" w:cs="Times New Roman"/>
          <w:color w:val="F4F0EB"/>
          <w:sz w:val="21"/>
          <w:szCs w:val="21"/>
          <w:lang w:val="en-US" w:eastAsia="en-KE"/>
        </w:rPr>
        <w:t>, last check on 27/03/2026 next check 2/04/2026</w:t>
      </w:r>
    </w:p>
    <w:p w14:paraId="4FADFCF0" w14:textId="77777777" w:rsidR="008D1BC4" w:rsidRDefault="008D1BC4" w:rsidP="008D1BC4">
      <w:pPr>
        <w:pStyle w:val="Heading1"/>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51"/>
          <w:szCs w:val="51"/>
        </w:rPr>
      </w:pPr>
      <w:r>
        <w:rPr>
          <w:rFonts w:ascii="system-ui" w:hAnsi="system-ui"/>
          <w:color w:val="FFFFFF"/>
          <w:spacing w:val="-6"/>
          <w:sz w:val="51"/>
          <w:szCs w:val="51"/>
        </w:rPr>
        <w:t>CONSOLIDATED INTEREST RATE DIFFERENTIAL BIAS ASSESSMENT</w:t>
      </w:r>
    </w:p>
    <w:p w14:paraId="60CD59F4"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Date:</w:t>
      </w:r>
      <w:r>
        <w:rPr>
          <w:rFonts w:ascii="Inter" w:hAnsi="Inter"/>
          <w:color w:val="F4F0EB"/>
          <w:sz w:val="21"/>
          <w:szCs w:val="21"/>
        </w:rPr>
        <w:t> March 27, 2026 | </w:t>
      </w:r>
      <w:r>
        <w:rPr>
          <w:rStyle w:val="Strong"/>
          <w:rFonts w:ascii="Inter" w:eastAsiaTheme="majorEastAsia" w:hAnsi="Inter"/>
          <w:color w:val="F4F0EB"/>
          <w:sz w:val="21"/>
          <w:szCs w:val="21"/>
          <w:bdr w:val="single" w:sz="2" w:space="0" w:color="E5E7EB" w:frame="1"/>
        </w:rPr>
        <w:t>System Status:</w:t>
      </w:r>
      <w:r>
        <w:rPr>
          <w:rFonts w:ascii="Inter" w:hAnsi="Inter"/>
          <w:color w:val="F4F0EB"/>
          <w:sz w:val="21"/>
          <w:szCs w:val="21"/>
        </w:rPr>
        <w:t> ACTIVE — SUSPENSION WATCH</w:t>
      </w:r>
    </w:p>
    <w:p w14:paraId="4100CC84" w14:textId="77777777" w:rsidR="008D1BC4" w:rsidRDefault="001A5327" w:rsidP="008D1BC4">
      <w:pPr>
        <w:spacing w:before="686" w:after="686"/>
        <w:rPr>
          <w:rFonts w:ascii="Times New Roman" w:hAnsi="Times New Roman"/>
          <w:sz w:val="24"/>
          <w:szCs w:val="24"/>
        </w:rPr>
      </w:pPr>
      <w:r>
        <w:pict w14:anchorId="42BE41EB">
          <v:rect id="_x0000_i1049" style="width:0;height:0" o:hralign="center" o:hrstd="t" o:hr="t" fillcolor="#a0a0a0" stroked="f"/>
        </w:pict>
      </w:r>
    </w:p>
    <w:p w14:paraId="56B2CCDA"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MACRO REGIME</w:t>
      </w:r>
    </w:p>
    <w:p w14:paraId="2469AC6D"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274" w:afterAutospacing="0"/>
        <w:rPr>
          <w:rFonts w:ascii="Inter" w:hAnsi="Inter"/>
          <w:color w:val="F4F0EB"/>
          <w:sz w:val="21"/>
          <w:szCs w:val="21"/>
        </w:rPr>
      </w:pPr>
      <w:r>
        <w:rPr>
          <w:rFonts w:ascii="Inter" w:hAnsi="Inter"/>
          <w:color w:val="F4F0EB"/>
          <w:sz w:val="21"/>
          <w:szCs w:val="21"/>
        </w:rPr>
        <w:t>A Middle East energy shock (crude &gt;$93 WTI) has shattered the synchronized global easing cycle. Central banks are fragmenting: commodity importers face stagflation; exporters enjoy temporary terms-of-trade relief. The regime is supply-side inflationary, forcing pair-by-pair analysis over broad macro themes.</w:t>
      </w:r>
    </w:p>
    <w:p w14:paraId="0508944A" w14:textId="77777777" w:rsidR="008D1BC4" w:rsidRDefault="001A5327" w:rsidP="008D1BC4">
      <w:pPr>
        <w:spacing w:before="686" w:after="686"/>
        <w:rPr>
          <w:rFonts w:ascii="Times New Roman" w:hAnsi="Times New Roman"/>
          <w:sz w:val="24"/>
          <w:szCs w:val="24"/>
        </w:rPr>
      </w:pPr>
      <w:r>
        <w:pict w14:anchorId="17F3A812">
          <v:rect id="_x0000_i1050" style="width:0;height:0" o:hralign="center" o:hrstd="t" o:hr="t" fillcolor="#a0a0a0" stroked="f"/>
        </w:pict>
      </w:r>
    </w:p>
    <w:p w14:paraId="352D8152"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VIX &amp; SYSTEM STATUS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0"/>
        <w:gridCol w:w="1776"/>
        <w:gridCol w:w="3609"/>
      </w:tblGrid>
      <w:tr w:rsidR="008D1BC4" w14:paraId="76FA2999"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DC70799" w14:textId="77777777" w:rsidR="008D1BC4" w:rsidRPr="009E650C" w:rsidRDefault="008D1BC4">
            <w:pPr>
              <w:spacing w:before="480" w:after="480"/>
              <w:jc w:val="center"/>
              <w:rPr>
                <w:rFonts w:ascii="Times New Roman" w:hAnsi="Times New Roman"/>
                <w:b/>
                <w:bCs/>
                <w:color w:val="0070C0"/>
                <w:sz w:val="21"/>
                <w:szCs w:val="21"/>
              </w:rPr>
            </w:pPr>
            <w:r w:rsidRPr="009E650C">
              <w:rPr>
                <w:b/>
                <w:bCs/>
                <w:color w:val="0070C0"/>
                <w:sz w:val="21"/>
                <w:szCs w:val="21"/>
              </w:rPr>
              <w:t>Date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7B4622" w14:textId="77777777" w:rsidR="008D1BC4" w:rsidRPr="009E650C" w:rsidRDefault="008D1BC4">
            <w:pPr>
              <w:spacing w:before="480" w:after="480"/>
              <w:jc w:val="center"/>
              <w:rPr>
                <w:b/>
                <w:bCs/>
                <w:color w:val="0070C0"/>
                <w:sz w:val="21"/>
                <w:szCs w:val="21"/>
              </w:rPr>
            </w:pPr>
            <w:r w:rsidRPr="009E650C">
              <w:rPr>
                <w:b/>
                <w:bCs/>
                <w:color w:val="0070C0"/>
                <w:sz w:val="21"/>
                <w:szCs w:val="21"/>
              </w:rPr>
              <w:t>VIX</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3E601D" w14:textId="77777777" w:rsidR="008D1BC4" w:rsidRPr="009E650C" w:rsidRDefault="008D1BC4">
            <w:pPr>
              <w:spacing w:before="480" w:after="480"/>
              <w:jc w:val="center"/>
              <w:rPr>
                <w:b/>
                <w:bCs/>
                <w:color w:val="0070C0"/>
                <w:sz w:val="21"/>
                <w:szCs w:val="21"/>
              </w:rPr>
            </w:pPr>
            <w:r w:rsidRPr="009E650C">
              <w:rPr>
                <w:b/>
                <w:bCs/>
                <w:color w:val="0070C0"/>
                <w:sz w:val="21"/>
                <w:szCs w:val="21"/>
              </w:rPr>
              <w:t>Assessment</w:t>
            </w:r>
          </w:p>
        </w:tc>
      </w:tr>
      <w:tr w:rsidR="008D1BC4" w14:paraId="62A99B68"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61AD674" w14:textId="77777777" w:rsidR="008D1BC4" w:rsidRDefault="008D1BC4">
            <w:pPr>
              <w:spacing w:before="480" w:after="480"/>
              <w:rPr>
                <w:sz w:val="21"/>
                <w:szCs w:val="21"/>
              </w:rPr>
            </w:pPr>
            <w:r>
              <w:rPr>
                <w:sz w:val="21"/>
                <w:szCs w:val="21"/>
              </w:rPr>
              <w:t>Mar 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A2145A" w14:textId="77777777" w:rsidR="008D1BC4" w:rsidRDefault="008D1BC4">
            <w:pPr>
              <w:spacing w:before="480" w:after="480"/>
              <w:rPr>
                <w:sz w:val="21"/>
                <w:szCs w:val="21"/>
              </w:rPr>
            </w:pPr>
            <w:r w:rsidRPr="009E650C">
              <w:rPr>
                <w:rStyle w:val="Strong"/>
                <w:color w:val="0070C0"/>
                <w:sz w:val="21"/>
                <w:szCs w:val="21"/>
                <w:bdr w:val="single" w:sz="2" w:space="0" w:color="E5E7EB" w:frame="1"/>
              </w:rPr>
              <w:t>27.44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3B669" w14:textId="77777777" w:rsidR="008D1BC4" w:rsidRDefault="008D1BC4">
            <w:pPr>
              <w:spacing w:before="480" w:after="480"/>
              <w:rPr>
                <w:sz w:val="21"/>
                <w:szCs w:val="21"/>
              </w:rPr>
            </w:pPr>
            <w:r>
              <w:rPr>
                <w:sz w:val="21"/>
                <w:szCs w:val="21"/>
              </w:rPr>
              <w:t>Elevated</w:t>
            </w:r>
          </w:p>
        </w:tc>
      </w:tr>
      <w:tr w:rsidR="008D1BC4" w14:paraId="13B6B268"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1FBBC6A4" w14:textId="77777777" w:rsidR="008D1BC4" w:rsidRDefault="008D1BC4">
            <w:pPr>
              <w:spacing w:before="480" w:after="480"/>
              <w:rPr>
                <w:sz w:val="21"/>
                <w:szCs w:val="21"/>
              </w:rPr>
            </w:pPr>
            <w:r>
              <w:rPr>
                <w:sz w:val="21"/>
                <w:szCs w:val="21"/>
              </w:rPr>
              <w:t>Mar 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C03D9A" w14:textId="77777777" w:rsidR="008D1BC4" w:rsidRDefault="008D1BC4">
            <w:pPr>
              <w:spacing w:before="480" w:after="480"/>
              <w:rPr>
                <w:sz w:val="21"/>
                <w:szCs w:val="21"/>
              </w:rPr>
            </w:pPr>
            <w:r>
              <w:rPr>
                <w:sz w:val="21"/>
                <w:szCs w:val="21"/>
              </w:rPr>
              <w:t>25.33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07DD04" w14:textId="77777777" w:rsidR="008D1BC4" w:rsidRDefault="008D1BC4">
            <w:pPr>
              <w:spacing w:before="480" w:after="480"/>
              <w:rPr>
                <w:sz w:val="21"/>
                <w:szCs w:val="21"/>
              </w:rPr>
            </w:pPr>
            <w:r>
              <w:rPr>
                <w:sz w:val="21"/>
                <w:szCs w:val="21"/>
              </w:rPr>
              <w:t>Elevated</w:t>
            </w:r>
          </w:p>
        </w:tc>
      </w:tr>
      <w:tr w:rsidR="008D1BC4" w14:paraId="7EBB5677"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2E702FD" w14:textId="77777777" w:rsidR="008D1BC4" w:rsidRDefault="008D1BC4">
            <w:pPr>
              <w:spacing w:before="480" w:after="480"/>
              <w:rPr>
                <w:sz w:val="21"/>
                <w:szCs w:val="21"/>
              </w:rPr>
            </w:pPr>
            <w:r>
              <w:rPr>
                <w:sz w:val="21"/>
                <w:szCs w:val="21"/>
              </w:rPr>
              <w:t>Mar 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AA17D" w14:textId="77777777" w:rsidR="008D1BC4" w:rsidRDefault="008D1BC4">
            <w:pPr>
              <w:spacing w:before="480" w:after="480"/>
              <w:rPr>
                <w:sz w:val="21"/>
                <w:szCs w:val="21"/>
              </w:rPr>
            </w:pPr>
            <w:r>
              <w:rPr>
                <w:sz w:val="21"/>
                <w:szCs w:val="21"/>
              </w:rPr>
              <w:t>26.95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C222BC" w14:textId="77777777" w:rsidR="008D1BC4" w:rsidRDefault="008D1BC4">
            <w:pPr>
              <w:spacing w:before="480" w:after="480"/>
              <w:rPr>
                <w:sz w:val="21"/>
                <w:szCs w:val="21"/>
              </w:rPr>
            </w:pPr>
            <w:r>
              <w:rPr>
                <w:sz w:val="21"/>
                <w:szCs w:val="21"/>
              </w:rPr>
              <w:t>Elevated</w:t>
            </w:r>
          </w:p>
        </w:tc>
      </w:tr>
      <w:tr w:rsidR="008D1BC4" w14:paraId="7018A36E"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3F12111" w14:textId="77777777" w:rsidR="008D1BC4" w:rsidRDefault="008D1BC4">
            <w:pPr>
              <w:spacing w:before="480" w:after="480"/>
              <w:rPr>
                <w:sz w:val="21"/>
                <w:szCs w:val="21"/>
              </w:rPr>
            </w:pPr>
            <w:r>
              <w:rPr>
                <w:sz w:val="21"/>
                <w:szCs w:val="21"/>
              </w:rPr>
              <w:t>Mar 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8E838A" w14:textId="77777777" w:rsidR="008D1BC4" w:rsidRDefault="008D1BC4">
            <w:pPr>
              <w:spacing w:before="480" w:after="480"/>
              <w:rPr>
                <w:sz w:val="21"/>
                <w:szCs w:val="21"/>
              </w:rPr>
            </w:pPr>
            <w:r>
              <w:rPr>
                <w:sz w:val="21"/>
                <w:szCs w:val="21"/>
              </w:rPr>
              <w:t>26.15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58EA12" w14:textId="77777777" w:rsidR="008D1BC4" w:rsidRDefault="008D1BC4">
            <w:pPr>
              <w:spacing w:before="480" w:after="480"/>
              <w:rPr>
                <w:sz w:val="21"/>
                <w:szCs w:val="21"/>
              </w:rPr>
            </w:pPr>
            <w:r>
              <w:rPr>
                <w:sz w:val="21"/>
                <w:szCs w:val="21"/>
              </w:rPr>
              <w:t>Elevated</w:t>
            </w:r>
          </w:p>
        </w:tc>
      </w:tr>
      <w:tr w:rsidR="008D1BC4" w14:paraId="4F1F4356"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C42AC91" w14:textId="77777777" w:rsidR="008D1BC4" w:rsidRDefault="008D1BC4">
            <w:pPr>
              <w:spacing w:before="480" w:after="480"/>
              <w:rPr>
                <w:sz w:val="21"/>
                <w:szCs w:val="21"/>
              </w:rPr>
            </w:pPr>
            <w:r>
              <w:rPr>
                <w:sz w:val="21"/>
                <w:szCs w:val="21"/>
              </w:rPr>
              <w:t>Mar 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E32F63" w14:textId="77777777" w:rsidR="008D1BC4" w:rsidRDefault="008D1BC4">
            <w:pPr>
              <w:spacing w:before="480" w:after="480"/>
              <w:rPr>
                <w:sz w:val="21"/>
                <w:szCs w:val="21"/>
              </w:rPr>
            </w:pPr>
            <w:r>
              <w:rPr>
                <w:sz w:val="21"/>
                <w:szCs w:val="21"/>
              </w:rPr>
              <w:t>26.78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9DB46B" w14:textId="77777777" w:rsidR="008D1BC4" w:rsidRDefault="008D1BC4">
            <w:pPr>
              <w:spacing w:before="480" w:after="480"/>
              <w:rPr>
                <w:sz w:val="21"/>
                <w:szCs w:val="21"/>
              </w:rPr>
            </w:pPr>
            <w:r>
              <w:rPr>
                <w:sz w:val="21"/>
                <w:szCs w:val="21"/>
              </w:rPr>
              <w:t>Elevated</w:t>
            </w:r>
          </w:p>
        </w:tc>
      </w:tr>
      <w:tr w:rsidR="008D1BC4" w14:paraId="65CA67C0"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D672B9B" w14:textId="77777777" w:rsidR="008D1BC4" w:rsidRDefault="008D1BC4">
            <w:pPr>
              <w:spacing w:before="480" w:after="480"/>
              <w:rPr>
                <w:sz w:val="21"/>
                <w:szCs w:val="21"/>
              </w:rPr>
            </w:pPr>
            <w:r>
              <w:rPr>
                <w:sz w:val="21"/>
                <w:szCs w:val="21"/>
              </w:rPr>
              <w:t>Mar 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00D2B0" w14:textId="77777777" w:rsidR="008D1BC4" w:rsidRDefault="008D1BC4">
            <w:pPr>
              <w:spacing w:before="480" w:after="480"/>
              <w:rPr>
                <w:sz w:val="21"/>
                <w:szCs w:val="21"/>
              </w:rPr>
            </w:pPr>
            <w:r>
              <w:rPr>
                <w:sz w:val="21"/>
                <w:szCs w:val="21"/>
              </w:rPr>
              <w:t>24.06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9FB409" w14:textId="77777777" w:rsidR="008D1BC4" w:rsidRDefault="008D1BC4">
            <w:pPr>
              <w:spacing w:before="480" w:after="480"/>
              <w:rPr>
                <w:sz w:val="21"/>
                <w:szCs w:val="21"/>
              </w:rPr>
            </w:pPr>
            <w:r>
              <w:rPr>
                <w:rStyle w:val="Strong"/>
                <w:color w:val="F4F0EB"/>
                <w:sz w:val="21"/>
                <w:szCs w:val="21"/>
                <w:bdr w:val="single" w:sz="2" w:space="0" w:color="E5E7EB" w:frame="1"/>
              </w:rPr>
              <w:t>Sub-25</w:t>
            </w:r>
          </w:p>
        </w:tc>
      </w:tr>
      <w:tr w:rsidR="008D1BC4" w14:paraId="71F23F59"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20FB3094" w14:textId="77777777" w:rsidR="008D1BC4" w:rsidRDefault="008D1BC4">
            <w:pPr>
              <w:spacing w:before="480" w:after="480"/>
              <w:rPr>
                <w:sz w:val="21"/>
                <w:szCs w:val="21"/>
              </w:rPr>
            </w:pPr>
            <w:r>
              <w:rPr>
                <w:sz w:val="21"/>
                <w:szCs w:val="21"/>
              </w:rPr>
              <w:t>Mar 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8372F5" w14:textId="77777777" w:rsidR="008D1BC4" w:rsidRDefault="008D1BC4">
            <w:pPr>
              <w:spacing w:before="480" w:after="480"/>
              <w:rPr>
                <w:sz w:val="21"/>
                <w:szCs w:val="21"/>
              </w:rPr>
            </w:pPr>
            <w:r>
              <w:rPr>
                <w:sz w:val="21"/>
                <w:szCs w:val="21"/>
              </w:rPr>
              <w:t>22.37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DE0EFF" w14:textId="77777777" w:rsidR="008D1BC4" w:rsidRDefault="008D1BC4">
            <w:pPr>
              <w:spacing w:before="480" w:after="480"/>
              <w:rPr>
                <w:sz w:val="21"/>
                <w:szCs w:val="21"/>
              </w:rPr>
            </w:pPr>
            <w:r>
              <w:rPr>
                <w:rStyle w:val="Strong"/>
                <w:color w:val="F4F0EB"/>
                <w:sz w:val="21"/>
                <w:szCs w:val="21"/>
                <w:bdr w:val="single" w:sz="2" w:space="0" w:color="E5E7EB" w:frame="1"/>
              </w:rPr>
              <w:t>Sub-25</w:t>
            </w:r>
          </w:p>
        </w:tc>
      </w:tr>
    </w:tbl>
    <w:p w14:paraId="75753D0E"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Fonts w:ascii="Inter" w:hAnsi="Inter"/>
          <w:color w:val="F4F0EB"/>
          <w:sz w:val="21"/>
          <w:szCs w:val="21"/>
        </w:rPr>
        <w:t>Sub-25 prints on Mar 17 and 19 mean the 2-week sustained &gt;25 suspension threshold has </w:t>
      </w:r>
      <w:r>
        <w:rPr>
          <w:rStyle w:val="Strong"/>
          <w:rFonts w:ascii="Inter" w:eastAsiaTheme="majorEastAsia" w:hAnsi="Inter"/>
          <w:color w:val="F4F0EB"/>
          <w:sz w:val="21"/>
          <w:szCs w:val="21"/>
          <w:bdr w:val="single" w:sz="2" w:space="0" w:color="E5E7EB" w:frame="1"/>
        </w:rPr>
        <w:t>not yet been met</w:t>
      </w:r>
      <w:r>
        <w:rPr>
          <w:rFonts w:ascii="Inter" w:hAnsi="Inter"/>
          <w:color w:val="F4F0EB"/>
          <w:sz w:val="21"/>
          <w:szCs w:val="21"/>
        </w:rPr>
        <w:t>. System signals remain </w:t>
      </w:r>
      <w:r>
        <w:rPr>
          <w:rStyle w:val="Strong"/>
          <w:rFonts w:ascii="Inter" w:eastAsiaTheme="majorEastAsia" w:hAnsi="Inter"/>
          <w:color w:val="F4F0EB"/>
          <w:sz w:val="21"/>
          <w:szCs w:val="21"/>
          <w:bdr w:val="single" w:sz="2" w:space="0" w:color="E5E7EB" w:frame="1"/>
        </w:rPr>
        <w:t>active</w:t>
      </w:r>
      <w:r>
        <w:rPr>
          <w:rFonts w:ascii="Inter" w:hAnsi="Inter"/>
          <w:color w:val="F4F0EB"/>
          <w:sz w:val="21"/>
          <w:szCs w:val="21"/>
        </w:rPr>
        <w:t> but on </w:t>
      </w:r>
      <w:r>
        <w:rPr>
          <w:rStyle w:val="Strong"/>
          <w:rFonts w:ascii="Inter" w:eastAsiaTheme="majorEastAsia" w:hAnsi="Inter"/>
          <w:color w:val="F4F0EB"/>
          <w:sz w:val="21"/>
          <w:szCs w:val="21"/>
          <w:bdr w:val="single" w:sz="2" w:space="0" w:color="E5E7EB" w:frame="1"/>
        </w:rPr>
        <w:t>suspension watch</w:t>
      </w:r>
      <w:r>
        <w:rPr>
          <w:rFonts w:ascii="Inter" w:hAnsi="Inter"/>
          <w:color w:val="F4F0EB"/>
          <w:sz w:val="21"/>
          <w:szCs w:val="21"/>
        </w:rPr>
        <w:t> — one more week above 25 triggers full suspension. </w:t>
      </w:r>
      <w:r>
        <w:rPr>
          <w:rStyle w:val="Strong"/>
          <w:rFonts w:ascii="Inter" w:eastAsiaTheme="majorEastAsia" w:hAnsi="Inter"/>
          <w:color w:val="F4F0EB"/>
          <w:sz w:val="21"/>
          <w:szCs w:val="21"/>
          <w:bdr w:val="single" w:sz="2" w:space="0" w:color="E5E7EB" w:frame="1"/>
        </w:rPr>
        <w:t>Maximum leverage tier disabled</w:t>
      </w:r>
      <w:r>
        <w:rPr>
          <w:rFonts w:ascii="Inter" w:hAnsi="Inter"/>
          <w:color w:val="F4F0EB"/>
          <w:sz w:val="21"/>
          <w:szCs w:val="21"/>
        </w:rPr>
        <w:t> (requires VIX &lt;20).</w:t>
      </w:r>
    </w:p>
    <w:p w14:paraId="2DB42884" w14:textId="77777777" w:rsidR="008D1BC4" w:rsidRDefault="001A5327" w:rsidP="008D1BC4">
      <w:pPr>
        <w:spacing w:before="686" w:after="686"/>
        <w:rPr>
          <w:rFonts w:ascii="Times New Roman" w:hAnsi="Times New Roman"/>
          <w:sz w:val="24"/>
          <w:szCs w:val="24"/>
        </w:rPr>
      </w:pPr>
      <w:r>
        <w:pict w14:anchorId="798369E4">
          <v:rect id="_x0000_i1051" style="width:0;height:0" o:hralign="center" o:hrstd="t" o:hr="t" fillcolor="#a0a0a0" stroked="f"/>
        </w:pict>
      </w:r>
    </w:p>
    <w:p w14:paraId="73830F1D"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LEADER CB WATCH (3–6 Month Signal)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5"/>
        <w:gridCol w:w="713"/>
        <w:gridCol w:w="4642"/>
        <w:gridCol w:w="1705"/>
      </w:tblGrid>
      <w:tr w:rsidR="008D1BC4" w14:paraId="6BD84FB9"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E7D076"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CB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34FB56" w14:textId="77777777" w:rsidR="008D1BC4" w:rsidRDefault="008D1BC4">
            <w:pPr>
              <w:spacing w:before="480" w:after="480"/>
              <w:jc w:val="center"/>
              <w:rPr>
                <w:b/>
                <w:bCs/>
                <w:color w:val="FFFFFF"/>
                <w:sz w:val="21"/>
                <w:szCs w:val="21"/>
              </w:rPr>
            </w:pPr>
            <w:r>
              <w:rPr>
                <w:b/>
                <w:bCs/>
                <w:color w:val="FFFFFF"/>
                <w:sz w:val="21"/>
                <w:szCs w:val="21"/>
              </w:rPr>
              <w:t>Rate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9ADC1E" w14:textId="77777777" w:rsidR="008D1BC4" w:rsidRDefault="008D1BC4">
            <w:pPr>
              <w:spacing w:before="480" w:after="480"/>
              <w:jc w:val="center"/>
              <w:rPr>
                <w:b/>
                <w:bCs/>
                <w:color w:val="FFFFFF"/>
                <w:sz w:val="21"/>
                <w:szCs w:val="21"/>
              </w:rPr>
            </w:pPr>
            <w:r>
              <w:rPr>
                <w:b/>
                <w:bCs/>
                <w:color w:val="FFFFFF"/>
                <w:sz w:val="21"/>
                <w:szCs w:val="21"/>
              </w:rPr>
              <w:t>Stance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FB6ED8" w14:textId="77777777" w:rsidR="008D1BC4" w:rsidRDefault="008D1BC4">
            <w:pPr>
              <w:spacing w:before="480" w:after="480"/>
              <w:jc w:val="center"/>
              <w:rPr>
                <w:b/>
                <w:bCs/>
                <w:color w:val="FFFFFF"/>
                <w:sz w:val="21"/>
                <w:szCs w:val="21"/>
              </w:rPr>
            </w:pPr>
            <w:r>
              <w:rPr>
                <w:b/>
                <w:bCs/>
                <w:color w:val="FFFFFF"/>
                <w:sz w:val="21"/>
                <w:szCs w:val="21"/>
              </w:rPr>
              <w:t>Pivot Signal</w:t>
            </w:r>
          </w:p>
        </w:tc>
      </w:tr>
      <w:tr w:rsidR="008D1BC4" w14:paraId="2B488FF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47764C4" w14:textId="77777777" w:rsidR="008D1BC4" w:rsidRDefault="008D1BC4">
            <w:pPr>
              <w:spacing w:before="480" w:after="480"/>
              <w:rPr>
                <w:sz w:val="21"/>
                <w:szCs w:val="21"/>
              </w:rPr>
            </w:pPr>
            <w:r>
              <w:rPr>
                <w:rStyle w:val="Strong"/>
                <w:color w:val="F4F0EB"/>
                <w:sz w:val="21"/>
                <w:szCs w:val="21"/>
                <w:bdr w:val="single" w:sz="2" w:space="0" w:color="E5E7EB" w:frame="1"/>
              </w:rPr>
              <w:t>RBNZ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19715" w14:textId="77777777" w:rsidR="008D1BC4" w:rsidRDefault="008D1BC4">
            <w:pPr>
              <w:spacing w:before="480" w:after="480"/>
              <w:rPr>
                <w:sz w:val="21"/>
                <w:szCs w:val="21"/>
              </w:rPr>
            </w:pPr>
            <w:r>
              <w:rPr>
                <w:sz w:val="21"/>
                <w:szCs w:val="21"/>
              </w:rPr>
              <w:t>2.25% (hold)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EDDF56" w14:textId="77777777" w:rsidR="008D1BC4" w:rsidRDefault="008D1BC4">
            <w:pPr>
              <w:spacing w:before="480" w:after="480"/>
              <w:rPr>
                <w:sz w:val="21"/>
                <w:szCs w:val="21"/>
              </w:rPr>
            </w:pPr>
            <w:r>
              <w:rPr>
                <w:rStyle w:val="Strong"/>
                <w:color w:val="F4F0EB"/>
                <w:sz w:val="21"/>
                <w:szCs w:val="21"/>
                <w:bdr w:val="single" w:sz="2" w:space="0" w:color="E5E7EB" w:frame="1"/>
              </w:rPr>
              <w:t>Hawkish pivot</w:t>
            </w:r>
            <w:r>
              <w:rPr>
                <w:sz w:val="21"/>
                <w:szCs w:val="21"/>
              </w:rPr>
              <w:t xml:space="preserve"> — Gov. </w:t>
            </w:r>
            <w:proofErr w:type="spellStart"/>
            <w:r>
              <w:rPr>
                <w:sz w:val="21"/>
                <w:szCs w:val="21"/>
              </w:rPr>
              <w:t>Breman</w:t>
            </w:r>
            <w:proofErr w:type="spellEnd"/>
            <w:r>
              <w:rPr>
                <w:sz w:val="21"/>
                <w:szCs w:val="21"/>
              </w:rPr>
              <w:t xml:space="preserve"> (Mar 24) warned of aggressive hikes if energy inflation lingers; 3Y swap surged 3.19%→3.93%; market pricing ~3 hikes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DD6DB" w14:textId="77777777" w:rsidR="008D1BC4" w:rsidRDefault="008D1BC4">
            <w:pPr>
              <w:spacing w:before="480" w:after="480"/>
              <w:rPr>
                <w:sz w:val="21"/>
                <w:szCs w:val="21"/>
              </w:rPr>
            </w:pPr>
            <w:r>
              <w:rPr>
                <w:rFonts w:ascii="Segoe UI Emoji" w:hAnsi="Segoe UI Emoji" w:cs="Segoe UI Emoji"/>
                <w:sz w:val="21"/>
                <w:szCs w:val="21"/>
              </w:rPr>
              <w:t>✅</w:t>
            </w:r>
            <w:r>
              <w:rPr>
                <w:sz w:val="21"/>
                <w:szCs w:val="21"/>
              </w:rPr>
              <w:t> </w:t>
            </w:r>
            <w:r>
              <w:rPr>
                <w:rStyle w:val="Strong"/>
                <w:color w:val="F4F0EB"/>
                <w:sz w:val="21"/>
                <w:szCs w:val="21"/>
                <w:bdr w:val="single" w:sz="2" w:space="0" w:color="E5E7EB" w:frame="1"/>
              </w:rPr>
              <w:t>YES</w:t>
            </w:r>
            <w:r>
              <w:rPr>
                <w:sz w:val="21"/>
                <w:szCs w:val="21"/>
              </w:rPr>
              <w:t> — strongest leader signal</w:t>
            </w:r>
          </w:p>
        </w:tc>
      </w:tr>
      <w:tr w:rsidR="008D1BC4" w14:paraId="591AB7F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19C89D47" w14:textId="77777777" w:rsidR="008D1BC4" w:rsidRDefault="008D1BC4">
            <w:pPr>
              <w:spacing w:before="480" w:after="480"/>
              <w:rPr>
                <w:sz w:val="21"/>
                <w:szCs w:val="21"/>
              </w:rPr>
            </w:pPr>
            <w:r>
              <w:rPr>
                <w:rStyle w:val="Strong"/>
                <w:color w:val="F4F0EB"/>
                <w:sz w:val="21"/>
                <w:szCs w:val="21"/>
                <w:bdr w:val="single" w:sz="2" w:space="0" w:color="E5E7EB" w:frame="1"/>
              </w:rPr>
              <w:t>BoC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466165" w14:textId="77777777" w:rsidR="008D1BC4" w:rsidRDefault="008D1BC4">
            <w:pPr>
              <w:spacing w:before="480" w:after="480"/>
              <w:rPr>
                <w:sz w:val="21"/>
                <w:szCs w:val="21"/>
              </w:rPr>
            </w:pPr>
            <w:r>
              <w:rPr>
                <w:sz w:val="21"/>
                <w:szCs w:val="21"/>
              </w:rPr>
              <w:t>2.25% (hold)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1326CC" w14:textId="77777777" w:rsidR="008D1BC4" w:rsidRDefault="008D1BC4">
            <w:pPr>
              <w:spacing w:before="480" w:after="480"/>
              <w:rPr>
                <w:sz w:val="21"/>
                <w:szCs w:val="21"/>
              </w:rPr>
            </w:pPr>
            <w:r>
              <w:rPr>
                <w:rStyle w:val="Strong"/>
                <w:color w:val="F4F0EB"/>
                <w:sz w:val="21"/>
                <w:szCs w:val="21"/>
                <w:bdr w:val="single" w:sz="2" w:space="0" w:color="E5E7EB" w:frame="1"/>
              </w:rPr>
              <w:t>Dovish-neutral</w:t>
            </w:r>
            <w:r>
              <w:rPr>
                <w:sz w:val="21"/>
                <w:szCs w:val="21"/>
              </w:rPr>
              <w:t> — Q4 GDP -0.6%, unemployment 6.7%; explicitly looking through oil spike; "source of stability"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C44868" w14:textId="77777777" w:rsidR="008D1BC4" w:rsidRDefault="008D1BC4">
            <w:pPr>
              <w:spacing w:before="480" w:after="480"/>
              <w:rPr>
                <w:sz w:val="21"/>
                <w:szCs w:val="21"/>
              </w:rPr>
            </w:pPr>
            <w:r>
              <w:rPr>
                <w:rFonts w:ascii="Segoe UI Emoji" w:hAnsi="Segoe UI Emoji" w:cs="Segoe UI Emoji"/>
                <w:sz w:val="21"/>
                <w:szCs w:val="21"/>
              </w:rPr>
              <w:t>⚠️</w:t>
            </w:r>
            <w:r>
              <w:rPr>
                <w:sz w:val="21"/>
                <w:szCs w:val="21"/>
              </w:rPr>
              <w:t xml:space="preserve"> Watch</w:t>
            </w:r>
          </w:p>
        </w:tc>
      </w:tr>
      <w:tr w:rsidR="008D1BC4" w14:paraId="6A3C68A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1114890" w14:textId="77777777" w:rsidR="008D1BC4" w:rsidRDefault="008D1BC4">
            <w:pPr>
              <w:spacing w:before="480" w:after="480"/>
              <w:rPr>
                <w:sz w:val="21"/>
                <w:szCs w:val="21"/>
              </w:rPr>
            </w:pPr>
            <w:r>
              <w:rPr>
                <w:rStyle w:val="Strong"/>
                <w:color w:val="F4F0EB"/>
                <w:sz w:val="21"/>
                <w:szCs w:val="21"/>
                <w:bdr w:val="single" w:sz="2" w:space="0" w:color="E5E7EB" w:frame="1"/>
              </w:rPr>
              <w:t>SNB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19AC7B" w14:textId="77777777" w:rsidR="008D1BC4" w:rsidRDefault="008D1BC4">
            <w:pPr>
              <w:spacing w:before="480" w:after="480"/>
              <w:rPr>
                <w:sz w:val="21"/>
                <w:szCs w:val="21"/>
              </w:rPr>
            </w:pPr>
            <w:r>
              <w:rPr>
                <w:sz w:val="21"/>
                <w:szCs w:val="21"/>
              </w:rPr>
              <w:t>0.00% (hold)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FAC160" w14:textId="77777777" w:rsidR="008D1BC4" w:rsidRDefault="008D1BC4">
            <w:pPr>
              <w:spacing w:before="480" w:after="480"/>
              <w:rPr>
                <w:sz w:val="21"/>
                <w:szCs w:val="21"/>
              </w:rPr>
            </w:pPr>
            <w:r>
              <w:rPr>
                <w:rStyle w:val="Strong"/>
                <w:color w:val="F4F0EB"/>
                <w:sz w:val="21"/>
                <w:szCs w:val="21"/>
                <w:bdr w:val="single" w:sz="2" w:space="0" w:color="E5E7EB" w:frame="1"/>
              </w:rPr>
              <w:t>Aggressively dovish</w:t>
            </w:r>
            <w:r>
              <w:rPr>
                <w:sz w:val="21"/>
                <w:szCs w:val="21"/>
              </w:rPr>
              <w:t> — threatened FX intervention to suppress CHF; inflation forecast 0.5%; zero hike probability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95FC8" w14:textId="77777777" w:rsidR="008D1BC4" w:rsidRDefault="008D1BC4">
            <w:pPr>
              <w:spacing w:before="480" w:after="480"/>
              <w:rPr>
                <w:sz w:val="21"/>
                <w:szCs w:val="21"/>
              </w:rPr>
            </w:pPr>
            <w:r>
              <w:rPr>
                <w:rFonts w:ascii="Segoe UI Emoji" w:hAnsi="Segoe UI Emoji" w:cs="Segoe UI Emoji"/>
                <w:sz w:val="21"/>
                <w:szCs w:val="21"/>
              </w:rPr>
              <w:t>⚠️</w:t>
            </w:r>
            <w:r>
              <w:rPr>
                <w:sz w:val="21"/>
                <w:szCs w:val="21"/>
              </w:rPr>
              <w:t xml:space="preserve"> Watch (out of rate ammunition)</w:t>
            </w:r>
          </w:p>
        </w:tc>
      </w:tr>
    </w:tbl>
    <w:p w14:paraId="2A8899C7"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Key takeaway:</w:t>
      </w:r>
      <w:r>
        <w:rPr>
          <w:rFonts w:ascii="Inter" w:hAnsi="Inter"/>
          <w:color w:val="F4F0EB"/>
          <w:sz w:val="21"/>
          <w:szCs w:val="21"/>
        </w:rPr>
        <w:t xml:space="preserve"> The global easing cycle is dead. The </w:t>
      </w:r>
      <w:proofErr w:type="spellStart"/>
      <w:r>
        <w:rPr>
          <w:rFonts w:ascii="Inter" w:hAnsi="Inter"/>
          <w:color w:val="F4F0EB"/>
          <w:sz w:val="21"/>
          <w:szCs w:val="21"/>
        </w:rPr>
        <w:t>RBNZ's</w:t>
      </w:r>
      <w:proofErr w:type="spellEnd"/>
      <w:r>
        <w:rPr>
          <w:rFonts w:ascii="Inter" w:hAnsi="Inter"/>
          <w:color w:val="F4F0EB"/>
          <w:sz w:val="21"/>
          <w:szCs w:val="21"/>
        </w:rPr>
        <w:t xml:space="preserve"> hawkish pivot is the clearest leading indicator. Expect broader G10 CBs to transition toward secondary tightening by Q3/Q4 2026. Strip rate-cut expectations from forward models.</w:t>
      </w:r>
    </w:p>
    <w:p w14:paraId="55803478" w14:textId="77777777" w:rsidR="008D1BC4" w:rsidRDefault="001A5327" w:rsidP="008D1BC4">
      <w:pPr>
        <w:spacing w:before="686" w:after="686"/>
        <w:rPr>
          <w:rFonts w:ascii="Times New Roman" w:hAnsi="Times New Roman"/>
          <w:sz w:val="24"/>
          <w:szCs w:val="24"/>
        </w:rPr>
      </w:pPr>
      <w:r>
        <w:pict w14:anchorId="4182483D">
          <v:rect id="_x0000_i1052" style="width:0;height:0" o:hralign="center" o:hrstd="t" o:hr="t" fillcolor="#a0a0a0" stroked="f"/>
        </w:pict>
      </w:r>
    </w:p>
    <w:p w14:paraId="3269BCE1"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CURRENCY PAIR ASSESSMENTS</w:t>
      </w:r>
    </w:p>
    <w:p w14:paraId="1D7FE30D"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1. EUR/USD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6"/>
        <w:gridCol w:w="5969"/>
      </w:tblGrid>
      <w:tr w:rsidR="008D1BC4" w14:paraId="50870E4B"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361EFF"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4FFC19"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1826B6FA"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83C2A76"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5DB30" w14:textId="77777777" w:rsidR="008D1BC4" w:rsidRDefault="008D1BC4">
            <w:pPr>
              <w:spacing w:before="480" w:after="480"/>
              <w:rPr>
                <w:sz w:val="21"/>
                <w:szCs w:val="21"/>
              </w:rPr>
            </w:pPr>
            <w:r>
              <w:rPr>
                <w:sz w:val="21"/>
                <w:szCs w:val="21"/>
              </w:rPr>
              <w:t>~3.94–4.00%</w:t>
            </w:r>
          </w:p>
        </w:tc>
      </w:tr>
      <w:tr w:rsidR="008D1BC4" w14:paraId="6326B4A5"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204655EF" w14:textId="77777777" w:rsidR="008D1BC4" w:rsidRDefault="008D1BC4">
            <w:pPr>
              <w:spacing w:before="480" w:after="480"/>
              <w:rPr>
                <w:sz w:val="21"/>
                <w:szCs w:val="21"/>
              </w:rPr>
            </w:pPr>
            <w:r>
              <w:rPr>
                <w:sz w:val="21"/>
                <w:szCs w:val="21"/>
              </w:rPr>
              <w:lastRenderedPageBreak/>
              <w:t>German 2Y Schatz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5B85BE" w14:textId="77777777" w:rsidR="008D1BC4" w:rsidRDefault="008D1BC4">
            <w:pPr>
              <w:spacing w:before="480" w:after="480"/>
              <w:rPr>
                <w:sz w:val="21"/>
                <w:szCs w:val="21"/>
              </w:rPr>
            </w:pPr>
            <w:r>
              <w:rPr>
                <w:sz w:val="21"/>
                <w:szCs w:val="21"/>
              </w:rPr>
              <w:t>~2.61–2.73%</w:t>
            </w:r>
          </w:p>
        </w:tc>
      </w:tr>
      <w:tr w:rsidR="008D1BC4" w14:paraId="43E04456"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5EED09FD"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A505E7" w14:textId="77777777" w:rsidR="008D1BC4" w:rsidRDefault="008D1BC4">
            <w:pPr>
              <w:spacing w:before="480" w:after="480"/>
              <w:rPr>
                <w:sz w:val="21"/>
                <w:szCs w:val="21"/>
              </w:rPr>
            </w:pPr>
            <w:r>
              <w:rPr>
                <w:rStyle w:val="Strong"/>
                <w:color w:val="F4F0EB"/>
                <w:sz w:val="21"/>
                <w:szCs w:val="21"/>
                <w:bdr w:val="single" w:sz="2" w:space="0" w:color="E5E7EB" w:frame="1"/>
              </w:rPr>
              <w:t>~127–133 bps (USD premium)</w:t>
            </w:r>
          </w:p>
        </w:tc>
      </w:tr>
      <w:tr w:rsidR="008D1BC4" w14:paraId="2FB5BB6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0DAA73C8" w14:textId="77777777" w:rsidR="008D1BC4" w:rsidRDefault="008D1BC4">
            <w:pPr>
              <w:spacing w:before="480" w:after="480"/>
              <w:rPr>
                <w:sz w:val="21"/>
                <w:szCs w:val="21"/>
              </w:rPr>
            </w:pPr>
            <w:r>
              <w:rPr>
                <w:sz w:val="21"/>
                <w:szCs w:val="21"/>
              </w:rPr>
              <w:t>Weekly change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287FA5" w14:textId="77777777" w:rsidR="008D1BC4" w:rsidRDefault="008D1BC4">
            <w:pPr>
              <w:spacing w:before="480" w:after="480"/>
              <w:rPr>
                <w:sz w:val="21"/>
                <w:szCs w:val="21"/>
              </w:rPr>
            </w:pPr>
            <w:r>
              <w:rPr>
                <w:sz w:val="21"/>
                <w:szCs w:val="21"/>
              </w:rPr>
              <w:t>Mixed: Reports range from narrowing 5–8 bps to widening 5–15 bps</w:t>
            </w:r>
          </w:p>
        </w:tc>
      </w:tr>
    </w:tbl>
    <w:p w14:paraId="69E4204F"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Both held. Fed (3.50–3.75%) delivered 11-1 hold with one dovish dissent; tone cautious/hawkish. ECB (2.00%) held unanimously; tone </w:t>
      </w:r>
      <w:r>
        <w:rPr>
          <w:rStyle w:val="Strong"/>
          <w:rFonts w:ascii="Inter" w:eastAsiaTheme="majorEastAsia" w:hAnsi="Inter"/>
          <w:color w:val="F4F0EB"/>
          <w:sz w:val="21"/>
          <w:szCs w:val="21"/>
          <w:bdr w:val="single" w:sz="2" w:space="0" w:color="E5E7EB" w:frame="1"/>
        </w:rPr>
        <w:t>explicitly hawkish</w:t>
      </w:r>
      <w:r>
        <w:rPr>
          <w:rFonts w:ascii="Inter" w:hAnsi="Inter"/>
          <w:color w:val="F4F0EB"/>
          <w:sz w:val="21"/>
          <w:szCs w:val="21"/>
        </w:rPr>
        <w:t xml:space="preserve"> — Lagarde </w:t>
      </w:r>
      <w:proofErr w:type="spellStart"/>
      <w:r>
        <w:rPr>
          <w:rFonts w:ascii="Inter" w:hAnsi="Inter"/>
          <w:color w:val="F4F0EB"/>
          <w:sz w:val="21"/>
          <w:szCs w:val="21"/>
        </w:rPr>
        <w:t>signaled</w:t>
      </w:r>
      <w:proofErr w:type="spellEnd"/>
      <w:r>
        <w:rPr>
          <w:rFonts w:ascii="Inter" w:hAnsi="Inter"/>
          <w:color w:val="F4F0EB"/>
          <w:sz w:val="21"/>
          <w:szCs w:val="21"/>
        </w:rPr>
        <w:t xml:space="preserve"> readiness to hike "at any meeting"; revised inflation up to 2.6% for 2026. Markets pricing </w:t>
      </w:r>
      <w:r>
        <w:rPr>
          <w:rStyle w:val="Strong"/>
          <w:rFonts w:ascii="Inter" w:eastAsiaTheme="majorEastAsia" w:hAnsi="Inter"/>
          <w:color w:val="F4F0EB"/>
          <w:sz w:val="21"/>
          <w:szCs w:val="21"/>
          <w:bdr w:val="single" w:sz="2" w:space="0" w:color="E5E7EB" w:frame="1"/>
        </w:rPr>
        <w:t>60–65% probability of ECB hike in April</w:t>
      </w:r>
      <w:r>
        <w:rPr>
          <w:rFonts w:ascii="Inter" w:hAnsi="Inter"/>
          <w:color w:val="F4F0EB"/>
          <w:sz w:val="21"/>
          <w:szCs w:val="21"/>
        </w:rPr>
        <w:t>, with 2–3 hikes by year-end — a massive repricing from pre-war expectations of zero moves.</w:t>
      </w:r>
    </w:p>
    <w:p w14:paraId="6FB85D20"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Moderate</w:t>
      </w:r>
      <w:r>
        <w:rPr>
          <w:rFonts w:ascii="Inter" w:hAnsi="Inter"/>
          <w:color w:val="F4F0EB"/>
          <w:sz w:val="21"/>
          <w:szCs w:val="21"/>
        </w:rPr>
        <w:t xml:space="preserve">. ECB hawkish momentum (actual hike repricing) clashes with USD's ~130bp absolute yield advantage. The ECB's forward repricing velocity </w:t>
      </w:r>
      <w:proofErr w:type="spellStart"/>
      <w:r>
        <w:rPr>
          <w:rFonts w:ascii="Inter" w:hAnsi="Inter"/>
          <w:color w:val="F4F0EB"/>
          <w:sz w:val="21"/>
          <w:szCs w:val="21"/>
        </w:rPr>
        <w:t>favors</w:t>
      </w:r>
      <w:proofErr w:type="spellEnd"/>
      <w:r>
        <w:rPr>
          <w:rFonts w:ascii="Inter" w:hAnsi="Inter"/>
          <w:color w:val="F4F0EB"/>
          <w:sz w:val="21"/>
          <w:szCs w:val="21"/>
        </w:rPr>
        <w:t xml:space="preserve"> EUR on the margin, but the structural spread remains wide.</w:t>
      </w:r>
    </w:p>
    <w:p w14:paraId="0ED97A15"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Contested</w:t>
      </w:r>
      <w:r>
        <w:rPr>
          <w:rFonts w:ascii="Inter" w:hAnsi="Inter"/>
          <w:color w:val="F4F0EB"/>
          <w:sz w:val="21"/>
          <w:szCs w:val="21"/>
        </w:rPr>
        <w:t> — EUR if momentum dominates; USD if absolute spread holds.</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w:t>
      </w:r>
      <w:r>
        <w:rPr>
          <w:rFonts w:ascii="Inter" w:hAnsi="Inter"/>
          <w:color w:val="F4F0EB"/>
          <w:sz w:val="21"/>
          <w:szCs w:val="21"/>
        </w:rPr>
        <w:t> Ceasefire collapses oil prices, removing ECB's inflation impetus and unwinding hike bets.</w:t>
      </w:r>
    </w:p>
    <w:p w14:paraId="482D2902" w14:textId="77777777" w:rsidR="008D1BC4" w:rsidRDefault="001A5327" w:rsidP="008D1BC4">
      <w:pPr>
        <w:spacing w:before="686" w:after="686"/>
        <w:rPr>
          <w:rFonts w:ascii="Times New Roman" w:hAnsi="Times New Roman"/>
          <w:sz w:val="24"/>
          <w:szCs w:val="24"/>
        </w:rPr>
      </w:pPr>
      <w:r>
        <w:pict w14:anchorId="3E1A221A">
          <v:rect id="_x0000_i1053" style="width:0;height:0" o:hralign="center" o:hrstd="t" o:hr="t" fillcolor="#a0a0a0" stroked="f"/>
        </w:pict>
      </w:r>
    </w:p>
    <w:p w14:paraId="078B001B"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2. GBP/USD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9"/>
        <w:gridCol w:w="6346"/>
      </w:tblGrid>
      <w:tr w:rsidR="008D1BC4" w14:paraId="78D4CE68"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8FBF22"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A46572"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4F046B89"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16FF5FB3"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070980" w14:textId="77777777" w:rsidR="008D1BC4" w:rsidRDefault="008D1BC4">
            <w:pPr>
              <w:spacing w:before="480" w:after="480"/>
              <w:rPr>
                <w:sz w:val="21"/>
                <w:szCs w:val="21"/>
              </w:rPr>
            </w:pPr>
            <w:r>
              <w:rPr>
                <w:sz w:val="21"/>
                <w:szCs w:val="21"/>
              </w:rPr>
              <w:t>~3.94–4.00%</w:t>
            </w:r>
          </w:p>
        </w:tc>
      </w:tr>
      <w:tr w:rsidR="008D1BC4" w14:paraId="4185F804"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79E4028" w14:textId="77777777" w:rsidR="008D1BC4" w:rsidRDefault="008D1BC4">
            <w:pPr>
              <w:spacing w:before="480" w:after="480"/>
              <w:rPr>
                <w:sz w:val="21"/>
                <w:szCs w:val="21"/>
              </w:rPr>
            </w:pPr>
            <w:r>
              <w:rPr>
                <w:sz w:val="21"/>
                <w:szCs w:val="21"/>
              </w:rPr>
              <w:lastRenderedPageBreak/>
              <w:t>UK 2Y Gilt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103320" w14:textId="77777777" w:rsidR="008D1BC4" w:rsidRDefault="008D1BC4">
            <w:pPr>
              <w:spacing w:before="480" w:after="480"/>
              <w:rPr>
                <w:sz w:val="21"/>
                <w:szCs w:val="21"/>
              </w:rPr>
            </w:pPr>
            <w:r>
              <w:rPr>
                <w:sz w:val="21"/>
                <w:szCs w:val="21"/>
              </w:rPr>
              <w:t>~4.52–4.75%</w:t>
            </w:r>
          </w:p>
        </w:tc>
      </w:tr>
      <w:tr w:rsidR="008D1BC4" w14:paraId="25F2C3F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4B887D6E"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40C5D8" w14:textId="77777777" w:rsidR="008D1BC4" w:rsidRDefault="008D1BC4">
            <w:pPr>
              <w:spacing w:before="480" w:after="480"/>
              <w:rPr>
                <w:sz w:val="21"/>
                <w:szCs w:val="21"/>
              </w:rPr>
            </w:pPr>
            <w:r>
              <w:rPr>
                <w:rStyle w:val="Strong"/>
                <w:color w:val="F4F0EB"/>
                <w:sz w:val="21"/>
                <w:szCs w:val="21"/>
                <w:bdr w:val="single" w:sz="2" w:space="0" w:color="E5E7EB" w:frame="1"/>
              </w:rPr>
              <w:t>~52–81 bps (GBP premium)</w:t>
            </w:r>
            <w:r>
              <w:rPr>
                <w:sz w:val="21"/>
                <w:szCs w:val="21"/>
              </w:rPr>
              <w:t xml:space="preserve">, widening in GBP's </w:t>
            </w:r>
            <w:proofErr w:type="spellStart"/>
            <w:r>
              <w:rPr>
                <w:sz w:val="21"/>
                <w:szCs w:val="21"/>
              </w:rPr>
              <w:t>favor</w:t>
            </w:r>
            <w:proofErr w:type="spellEnd"/>
          </w:p>
        </w:tc>
      </w:tr>
    </w:tbl>
    <w:p w14:paraId="6D55968D"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BoE held at 3.75%. Vote split is disputed across sources (5-4 dovish split vs. unanimous hawkish hold). Regardless, the dominant signal is a </w:t>
      </w:r>
      <w:r>
        <w:rPr>
          <w:rStyle w:val="Strong"/>
          <w:rFonts w:ascii="Inter" w:eastAsiaTheme="majorEastAsia" w:hAnsi="Inter"/>
          <w:color w:val="F4F0EB"/>
          <w:sz w:val="21"/>
          <w:szCs w:val="21"/>
          <w:bdr w:val="single" w:sz="2" w:space="0" w:color="E5E7EB" w:frame="1"/>
        </w:rPr>
        <w:t>massive hawkish repricing</w:t>
      </w:r>
      <w:r>
        <w:rPr>
          <w:rFonts w:ascii="Inter" w:hAnsi="Inter"/>
          <w:color w:val="F4F0EB"/>
          <w:sz w:val="21"/>
          <w:szCs w:val="21"/>
        </w:rPr>
        <w:t>: markets shifted from pricing 2 cuts pre-war to pricing </w:t>
      </w:r>
      <w:r>
        <w:rPr>
          <w:rStyle w:val="Strong"/>
          <w:rFonts w:ascii="Inter" w:eastAsiaTheme="majorEastAsia" w:hAnsi="Inter"/>
          <w:color w:val="F4F0EB"/>
          <w:sz w:val="21"/>
          <w:szCs w:val="21"/>
          <w:bdr w:val="single" w:sz="2" w:space="0" w:color="E5E7EB" w:frame="1"/>
        </w:rPr>
        <w:t>2–3 hikes</w:t>
      </w:r>
      <w:r>
        <w:rPr>
          <w:rFonts w:ascii="Inter" w:hAnsi="Inter"/>
          <w:color w:val="F4F0EB"/>
          <w:sz w:val="21"/>
          <w:szCs w:val="21"/>
        </w:rPr>
        <w:t> for 2026 (~125bp swing in expectations). UK wage growth sticky at 3.9%; core inflation persistent. Flash PMIs show weakest growth since Sep 2025 — textbook stagflation.</w:t>
      </w:r>
    </w:p>
    <w:p w14:paraId="077D90AB"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Moderate to Strong</w:t>
      </w:r>
      <w:r>
        <w:rPr>
          <w:rFonts w:ascii="Inter" w:hAnsi="Inter"/>
          <w:color w:val="F4F0EB"/>
          <w:sz w:val="21"/>
          <w:szCs w:val="21"/>
        </w:rPr>
        <w:t>. GBP yield premium is real and widening ~10–15 bps/week. The repricing magnitude is the largest among all pairs.</w:t>
      </w:r>
    </w:p>
    <w:p w14:paraId="7723A3E5"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GBP (bullish GBP/USD)</w:t>
      </w:r>
      <w:r>
        <w:rPr>
          <w:rFonts w:ascii="Inter" w:hAnsi="Inter"/>
          <w:color w:val="F4F0EB"/>
          <w:sz w:val="21"/>
          <w:szCs w:val="21"/>
        </w:rPr>
        <w:t> on rate differential, but with heavy stagflation caveat.</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w:t>
      </w:r>
      <w:r>
        <w:rPr>
          <w:rFonts w:ascii="Inter" w:hAnsi="Inter"/>
          <w:color w:val="F4F0EB"/>
          <w:sz w:val="21"/>
          <w:szCs w:val="21"/>
        </w:rPr>
        <w:t> BoE forced to hike into recession, creating a false carry signal. Sterling flash-crash risk if growth collapses and BoE pivots dovish. VIX &gt;25 drives safe-haven USD flows overriding yield differential.</w:t>
      </w:r>
    </w:p>
    <w:p w14:paraId="2D5375BD" w14:textId="77777777" w:rsidR="008D1BC4" w:rsidRDefault="001A5327" w:rsidP="008D1BC4">
      <w:pPr>
        <w:spacing w:before="686" w:after="686"/>
        <w:rPr>
          <w:rFonts w:ascii="Times New Roman" w:hAnsi="Times New Roman"/>
          <w:sz w:val="24"/>
          <w:szCs w:val="24"/>
        </w:rPr>
      </w:pPr>
      <w:r>
        <w:pict w14:anchorId="0B9B2666">
          <v:rect id="_x0000_i1054" style="width:0;height:0" o:hralign="center" o:hrstd="t" o:hr="t" fillcolor="#a0a0a0" stroked="f"/>
        </w:pict>
      </w:r>
    </w:p>
    <w:p w14:paraId="75D89CB6"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3. USD/JPY</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1"/>
        <w:gridCol w:w="6164"/>
      </w:tblGrid>
      <w:tr w:rsidR="008D1BC4" w14:paraId="08B4316D"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00F625"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EF9F04"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398D85E3"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03D8D554"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7CA9DE" w14:textId="77777777" w:rsidR="008D1BC4" w:rsidRDefault="008D1BC4">
            <w:pPr>
              <w:spacing w:before="480" w:after="480"/>
              <w:rPr>
                <w:sz w:val="21"/>
                <w:szCs w:val="21"/>
              </w:rPr>
            </w:pPr>
            <w:r>
              <w:rPr>
                <w:sz w:val="21"/>
                <w:szCs w:val="21"/>
              </w:rPr>
              <w:t>~3.94–4.00%</w:t>
            </w:r>
          </w:p>
        </w:tc>
      </w:tr>
      <w:tr w:rsidR="008D1BC4" w14:paraId="2A3B7B88"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05561FF3" w14:textId="77777777" w:rsidR="008D1BC4" w:rsidRDefault="008D1BC4">
            <w:pPr>
              <w:spacing w:before="480" w:after="480"/>
              <w:rPr>
                <w:sz w:val="21"/>
                <w:szCs w:val="21"/>
              </w:rPr>
            </w:pPr>
            <w:r>
              <w:rPr>
                <w:sz w:val="21"/>
                <w:szCs w:val="21"/>
              </w:rPr>
              <w:t>Japan 2Y JGB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144F85" w14:textId="77777777" w:rsidR="008D1BC4" w:rsidRDefault="008D1BC4">
            <w:pPr>
              <w:spacing w:before="480" w:after="480"/>
              <w:rPr>
                <w:sz w:val="21"/>
                <w:szCs w:val="21"/>
              </w:rPr>
            </w:pPr>
            <w:r>
              <w:rPr>
                <w:sz w:val="21"/>
                <w:szCs w:val="21"/>
              </w:rPr>
              <w:t>~1.32–1.375% </w:t>
            </w:r>
            <w:r>
              <w:rPr>
                <w:rStyle w:val="Strong"/>
                <w:color w:val="F4F0EB"/>
                <w:sz w:val="21"/>
                <w:szCs w:val="21"/>
                <w:bdr w:val="single" w:sz="2" w:space="0" w:color="E5E7EB" w:frame="1"/>
              </w:rPr>
              <w:t>(highest since mid-1990s)</w:t>
            </w:r>
          </w:p>
        </w:tc>
      </w:tr>
      <w:tr w:rsidR="008D1BC4" w14:paraId="14037466"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46FEDE8E" w14:textId="77777777" w:rsidR="008D1BC4" w:rsidRDefault="008D1BC4">
            <w:pPr>
              <w:spacing w:before="480" w:after="480"/>
              <w:rPr>
                <w:sz w:val="21"/>
                <w:szCs w:val="21"/>
              </w:rPr>
            </w:pPr>
            <w:r>
              <w:rPr>
                <w:sz w:val="21"/>
                <w:szCs w:val="21"/>
              </w:rPr>
              <w:lastRenderedPageBreak/>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ACD8BC" w14:textId="77777777" w:rsidR="008D1BC4" w:rsidRDefault="008D1BC4">
            <w:pPr>
              <w:spacing w:before="480" w:after="480"/>
              <w:rPr>
                <w:sz w:val="21"/>
                <w:szCs w:val="21"/>
              </w:rPr>
            </w:pPr>
            <w:r>
              <w:rPr>
                <w:rStyle w:val="Strong"/>
                <w:color w:val="F4F0EB"/>
                <w:sz w:val="21"/>
                <w:szCs w:val="21"/>
                <w:bdr w:val="single" w:sz="2" w:space="0" w:color="E5E7EB" w:frame="1"/>
              </w:rPr>
              <w:t>~257–268 bps (USD premium)</w:t>
            </w:r>
            <w:r>
              <w:rPr>
                <w:sz w:val="21"/>
                <w:szCs w:val="21"/>
              </w:rPr>
              <w:t>, narrowing ~3–5 bps/week</w:t>
            </w:r>
          </w:p>
        </w:tc>
      </w:tr>
    </w:tbl>
    <w:p w14:paraId="63952732"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w:t>
      </w:r>
      <w:proofErr w:type="spellStart"/>
      <w:r>
        <w:rPr>
          <w:rFonts w:ascii="Inter" w:hAnsi="Inter"/>
          <w:color w:val="F4F0EB"/>
          <w:sz w:val="21"/>
          <w:szCs w:val="21"/>
        </w:rPr>
        <w:t>BoJ</w:t>
      </w:r>
      <w:proofErr w:type="spellEnd"/>
      <w:r>
        <w:rPr>
          <w:rFonts w:ascii="Inter" w:hAnsi="Inter"/>
          <w:color w:val="F4F0EB"/>
          <w:sz w:val="21"/>
          <w:szCs w:val="21"/>
        </w:rPr>
        <w:t xml:space="preserve"> held at 0.75% but forward guidance is </w:t>
      </w:r>
      <w:r>
        <w:rPr>
          <w:rStyle w:val="Strong"/>
          <w:rFonts w:ascii="Inter" w:eastAsiaTheme="majorEastAsia" w:hAnsi="Inter"/>
          <w:color w:val="F4F0EB"/>
          <w:sz w:val="21"/>
          <w:szCs w:val="21"/>
          <w:bdr w:val="single" w:sz="2" w:space="0" w:color="E5E7EB" w:frame="1"/>
        </w:rPr>
        <w:t>exceptionally hawkish</w:t>
      </w:r>
      <w:r>
        <w:rPr>
          <w:rFonts w:ascii="Inter" w:hAnsi="Inter"/>
          <w:color w:val="F4F0EB"/>
          <w:sz w:val="21"/>
          <w:szCs w:val="21"/>
        </w:rPr>
        <w:t>. Service-sector inflation +2.7% YoY; broad board consensus for further hikes. Markets pricing </w:t>
      </w:r>
      <w:r>
        <w:rPr>
          <w:rStyle w:val="Strong"/>
          <w:rFonts w:ascii="Inter" w:eastAsiaTheme="majorEastAsia" w:hAnsi="Inter"/>
          <w:color w:val="F4F0EB"/>
          <w:sz w:val="21"/>
          <w:szCs w:val="21"/>
          <w:bdr w:val="single" w:sz="2" w:space="0" w:color="E5E7EB" w:frame="1"/>
        </w:rPr>
        <w:t>~61% probability of 25bp hike to 1.00% in April</w:t>
      </w:r>
      <w:r>
        <w:rPr>
          <w:rFonts w:ascii="Inter" w:hAnsi="Inter"/>
          <w:color w:val="F4F0EB"/>
          <w:sz w:val="21"/>
          <w:szCs w:val="21"/>
        </w:rPr>
        <w:t xml:space="preserve">. </w:t>
      </w:r>
      <w:proofErr w:type="spellStart"/>
      <w:r>
        <w:rPr>
          <w:rFonts w:ascii="Inter" w:hAnsi="Inter"/>
          <w:color w:val="F4F0EB"/>
          <w:sz w:val="21"/>
          <w:szCs w:val="21"/>
        </w:rPr>
        <w:t>FinMin</w:t>
      </w:r>
      <w:proofErr w:type="spellEnd"/>
      <w:r>
        <w:rPr>
          <w:rFonts w:ascii="Inter" w:hAnsi="Inter"/>
          <w:color w:val="F4F0EB"/>
          <w:sz w:val="21"/>
          <w:szCs w:val="21"/>
        </w:rPr>
        <w:t xml:space="preserve"> Katayama vowed "bold action" as yen breached 160. Fed cautiously holding — </w:t>
      </w:r>
      <w:r>
        <w:rPr>
          <w:rStyle w:val="Strong"/>
          <w:rFonts w:ascii="Inter" w:eastAsiaTheme="majorEastAsia" w:hAnsi="Inter"/>
          <w:color w:val="F4F0EB"/>
          <w:sz w:val="21"/>
          <w:szCs w:val="21"/>
          <w:bdr w:val="single" w:sz="2" w:space="0" w:color="E5E7EB" w:frame="1"/>
        </w:rPr>
        <w:t>opposite-direction policy = strong signal</w:t>
      </w:r>
      <w:r>
        <w:rPr>
          <w:rFonts w:ascii="Inter" w:hAnsi="Inter"/>
          <w:color w:val="F4F0EB"/>
          <w:sz w:val="21"/>
          <w:szCs w:val="21"/>
        </w:rPr>
        <w:t>.</w:t>
      </w:r>
    </w:p>
    <w:p w14:paraId="6C0DA791"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Strong</w:t>
      </w:r>
      <w:r>
        <w:rPr>
          <w:rFonts w:ascii="Inter" w:hAnsi="Inter"/>
          <w:color w:val="F4F0EB"/>
          <w:sz w:val="21"/>
          <w:szCs w:val="21"/>
        </w:rPr>
        <w:t>. Opposite-direction policy (</w:t>
      </w:r>
      <w:proofErr w:type="spellStart"/>
      <w:r>
        <w:rPr>
          <w:rFonts w:ascii="Inter" w:hAnsi="Inter"/>
          <w:color w:val="F4F0EB"/>
          <w:sz w:val="21"/>
          <w:szCs w:val="21"/>
        </w:rPr>
        <w:t>BoJ</w:t>
      </w:r>
      <w:proofErr w:type="spellEnd"/>
      <w:r>
        <w:rPr>
          <w:rFonts w:ascii="Inter" w:hAnsi="Inter"/>
          <w:color w:val="F4F0EB"/>
          <w:sz w:val="21"/>
          <w:szCs w:val="21"/>
        </w:rPr>
        <w:t xml:space="preserve"> hiking, Fed holding). Safe-haven yen demand in elevated VIX environment </w:t>
      </w:r>
      <w:r>
        <w:rPr>
          <w:rStyle w:val="Strong"/>
          <w:rFonts w:ascii="Inter" w:eastAsiaTheme="majorEastAsia" w:hAnsi="Inter"/>
          <w:color w:val="F4F0EB"/>
          <w:sz w:val="21"/>
          <w:szCs w:val="21"/>
          <w:bdr w:val="single" w:sz="2" w:space="0" w:color="E5E7EB" w:frame="1"/>
        </w:rPr>
        <w:t>reinforces</w:t>
      </w:r>
      <w:r>
        <w:rPr>
          <w:rFonts w:ascii="Inter" w:hAnsi="Inter"/>
          <w:color w:val="F4F0EB"/>
          <w:sz w:val="21"/>
          <w:szCs w:val="21"/>
        </w:rPr>
        <w:t> the directional signal (unique among pairs — VIX &gt;25 helps rather than hurts the thesis).</w:t>
      </w:r>
    </w:p>
    <w:p w14:paraId="62E24FEC"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JPY (bearish USD/JPY)</w:t>
      </w:r>
      <w:r>
        <w:rPr>
          <w:rFonts w:ascii="Inter" w:hAnsi="Inter"/>
          <w:color w:val="F4F0EB"/>
          <w:sz w:val="21"/>
          <w:szCs w:val="21"/>
        </w:rPr>
        <w:t> — </w:t>
      </w:r>
      <w:r>
        <w:rPr>
          <w:rStyle w:val="Strong"/>
          <w:rFonts w:ascii="Inter" w:eastAsiaTheme="majorEastAsia" w:hAnsi="Inter"/>
          <w:color w:val="F4F0EB"/>
          <w:sz w:val="21"/>
          <w:szCs w:val="21"/>
          <w:bdr w:val="single" w:sz="2" w:space="0" w:color="E5E7EB" w:frame="1"/>
        </w:rPr>
        <w:t>highest-conviction trade in this environment</w:t>
      </w:r>
      <w:r>
        <w:rPr>
          <w:rFonts w:ascii="Inter" w:hAnsi="Inter"/>
          <w:color w:val="F4F0EB"/>
          <w:sz w:val="21"/>
          <w:szCs w:val="21"/>
        </w:rPr>
        <w:t xml:space="preserve">. </w:t>
      </w:r>
      <w:proofErr w:type="spellStart"/>
      <w:r>
        <w:rPr>
          <w:rFonts w:ascii="Inter" w:hAnsi="Inter"/>
          <w:color w:val="F4F0EB"/>
          <w:sz w:val="21"/>
          <w:szCs w:val="21"/>
        </w:rPr>
        <w:t>BoJ</w:t>
      </w:r>
      <w:proofErr w:type="spellEnd"/>
      <w:r>
        <w:rPr>
          <w:rFonts w:ascii="Inter" w:hAnsi="Inter"/>
          <w:color w:val="F4F0EB"/>
          <w:sz w:val="21"/>
          <w:szCs w:val="21"/>
        </w:rPr>
        <w:t xml:space="preserve"> structural repricing + safe-haven flows + intervention threat all align.</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w:t>
      </w:r>
      <w:r>
        <w:rPr>
          <w:rFonts w:ascii="Inter" w:hAnsi="Inter"/>
          <w:color w:val="F4F0EB"/>
          <w:sz w:val="21"/>
          <w:szCs w:val="21"/>
        </w:rPr>
        <w:t> The +257–268bp carry cost is punishing. Ceasefire/risk-on would trigger aggressive carry-trade reloading into long USD/JPY.</w:t>
      </w:r>
    </w:p>
    <w:p w14:paraId="1F210074" w14:textId="77777777" w:rsidR="008D1BC4" w:rsidRDefault="001A5327" w:rsidP="008D1BC4">
      <w:pPr>
        <w:spacing w:before="686" w:after="686"/>
        <w:rPr>
          <w:rFonts w:ascii="Times New Roman" w:hAnsi="Times New Roman"/>
          <w:sz w:val="24"/>
          <w:szCs w:val="24"/>
        </w:rPr>
      </w:pPr>
      <w:r>
        <w:pict w14:anchorId="5A1CE08F">
          <v:rect id="_x0000_i1055" style="width:0;height:0" o:hralign="center" o:hrstd="t" o:hr="t" fillcolor="#a0a0a0" stroked="f"/>
        </w:pict>
      </w:r>
    </w:p>
    <w:p w14:paraId="501B354F"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4. AUD/USD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6"/>
        <w:gridCol w:w="5899"/>
      </w:tblGrid>
      <w:tr w:rsidR="008D1BC4" w14:paraId="3BEA9D75"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D9095E"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4923AE"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02680604"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32A763C7"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AB8DB4" w14:textId="77777777" w:rsidR="008D1BC4" w:rsidRDefault="008D1BC4">
            <w:pPr>
              <w:spacing w:before="480" w:after="480"/>
              <w:rPr>
                <w:sz w:val="21"/>
                <w:szCs w:val="21"/>
              </w:rPr>
            </w:pPr>
            <w:r>
              <w:rPr>
                <w:sz w:val="21"/>
                <w:szCs w:val="21"/>
              </w:rPr>
              <w:t>~3.94–4.00%</w:t>
            </w:r>
          </w:p>
        </w:tc>
      </w:tr>
      <w:tr w:rsidR="008D1BC4" w14:paraId="72A6A6FF"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BBB6FD6" w14:textId="77777777" w:rsidR="008D1BC4" w:rsidRDefault="008D1BC4">
            <w:pPr>
              <w:spacing w:before="480" w:after="480"/>
              <w:rPr>
                <w:sz w:val="21"/>
                <w:szCs w:val="21"/>
              </w:rPr>
            </w:pPr>
            <w:r>
              <w:rPr>
                <w:sz w:val="21"/>
                <w:szCs w:val="21"/>
              </w:rPr>
              <w:t>AU 3Y (proxy)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BE6147" w14:textId="77777777" w:rsidR="008D1BC4" w:rsidRDefault="008D1BC4">
            <w:pPr>
              <w:spacing w:before="480" w:after="480"/>
              <w:rPr>
                <w:sz w:val="21"/>
                <w:szCs w:val="21"/>
              </w:rPr>
            </w:pPr>
            <w:r>
              <w:rPr>
                <w:sz w:val="21"/>
                <w:szCs w:val="21"/>
              </w:rPr>
              <w:t>~3.85–4.78% (wide range across sources)</w:t>
            </w:r>
          </w:p>
        </w:tc>
      </w:tr>
      <w:tr w:rsidR="008D1BC4" w14:paraId="60A95BB6"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E618C67"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5450B6" w14:textId="77777777" w:rsidR="008D1BC4" w:rsidRDefault="008D1BC4">
            <w:pPr>
              <w:spacing w:before="480" w:after="480"/>
              <w:rPr>
                <w:sz w:val="21"/>
                <w:szCs w:val="21"/>
              </w:rPr>
            </w:pPr>
            <w:r>
              <w:rPr>
                <w:rStyle w:val="Strong"/>
                <w:color w:val="F4F0EB"/>
                <w:sz w:val="21"/>
                <w:szCs w:val="21"/>
                <w:bdr w:val="single" w:sz="2" w:space="0" w:color="E5E7EB" w:frame="1"/>
              </w:rPr>
              <w:t>~15–79 bps (AUD premium)</w:t>
            </w:r>
            <w:r>
              <w:rPr>
                <w:sz w:val="21"/>
                <w:szCs w:val="21"/>
              </w:rPr>
              <w:t>, direction contested</w:t>
            </w:r>
          </w:p>
        </w:tc>
      </w:tr>
    </w:tbl>
    <w:p w14:paraId="5C305039"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lastRenderedPageBreak/>
        <w:t>Central Banks:</w:t>
      </w:r>
      <w:r>
        <w:rPr>
          <w:rFonts w:ascii="Inter" w:hAnsi="Inter"/>
          <w:color w:val="F4F0EB"/>
          <w:sz w:val="21"/>
          <w:szCs w:val="21"/>
        </w:rPr>
        <w:t> RBA stance is disputed across sources — ranging from an active 25bp hike to 4.10% (with further hikes priced) to a hawkish hold at 3.60%. The consensus thread: RBA is </w:t>
      </w:r>
      <w:r>
        <w:rPr>
          <w:rStyle w:val="Strong"/>
          <w:rFonts w:ascii="Inter" w:eastAsiaTheme="majorEastAsia" w:hAnsi="Inter"/>
          <w:color w:val="F4F0EB"/>
          <w:sz w:val="21"/>
          <w:szCs w:val="21"/>
          <w:bdr w:val="single" w:sz="2" w:space="0" w:color="E5E7EB" w:frame="1"/>
        </w:rPr>
        <w:t>hawkish</w:t>
      </w:r>
      <w:r>
        <w:rPr>
          <w:rFonts w:ascii="Inter" w:hAnsi="Inter"/>
          <w:color w:val="F4F0EB"/>
          <w:sz w:val="21"/>
          <w:szCs w:val="21"/>
        </w:rPr>
        <w:t>, with inflation risks "tilted to the upside" and rate hike expectations for coming months. Australia's net energy exporter status provides meaningful terms-of-trade insulation.</w:t>
      </w:r>
    </w:p>
    <w:p w14:paraId="44828541"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Low to Moderate</w:t>
      </w:r>
      <w:r>
        <w:rPr>
          <w:rFonts w:ascii="Inter" w:hAnsi="Inter"/>
          <w:color w:val="F4F0EB"/>
          <w:sz w:val="21"/>
          <w:szCs w:val="21"/>
        </w:rPr>
        <w:t xml:space="preserve">. Data discrepancies prevent high-conviction classification. If RBA is actively hiking (as one source reports), this is the strongest bullish AUD signal in the G10. If merely holding </w:t>
      </w:r>
      <w:proofErr w:type="spellStart"/>
      <w:r>
        <w:rPr>
          <w:rFonts w:ascii="Inter" w:hAnsi="Inter"/>
          <w:color w:val="F4F0EB"/>
          <w:sz w:val="21"/>
          <w:szCs w:val="21"/>
        </w:rPr>
        <w:t>hawkishly</w:t>
      </w:r>
      <w:proofErr w:type="spellEnd"/>
      <w:r>
        <w:rPr>
          <w:rFonts w:ascii="Inter" w:hAnsi="Inter"/>
          <w:color w:val="F4F0EB"/>
          <w:sz w:val="21"/>
          <w:szCs w:val="21"/>
        </w:rPr>
        <w:t>, the signal is weaker.</w:t>
      </w:r>
    </w:p>
    <w:p w14:paraId="5E3EF3B1"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AUD (bullish AUD/USD)</w:t>
      </w:r>
      <w:r>
        <w:rPr>
          <w:rFonts w:ascii="Inter" w:hAnsi="Inter"/>
          <w:color w:val="F4F0EB"/>
          <w:sz w:val="21"/>
          <w:szCs w:val="21"/>
        </w:rPr>
        <w:t> — commodity tailwinds + hawkish CB + positive/near-parity yield differential.</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w:t>
      </w:r>
      <w:r>
        <w:rPr>
          <w:rFonts w:ascii="Inter" w:hAnsi="Inter"/>
          <w:color w:val="F4F0EB"/>
          <w:sz w:val="21"/>
          <w:szCs w:val="21"/>
        </w:rPr>
        <w:t> AUD is high-beta and pro-cyclical. Severe global recession or China slowdown collapses commodity demand, overwhelming domestic yield advantage. VIX &gt;25 drags risk-sensitive currencies lower regardless of fundamentals.</w:t>
      </w:r>
    </w:p>
    <w:p w14:paraId="3017A86A" w14:textId="77777777" w:rsidR="008D1BC4" w:rsidRDefault="001A5327" w:rsidP="008D1BC4">
      <w:pPr>
        <w:spacing w:before="686" w:after="686"/>
        <w:rPr>
          <w:rFonts w:ascii="Times New Roman" w:hAnsi="Times New Roman"/>
          <w:sz w:val="24"/>
          <w:szCs w:val="24"/>
        </w:rPr>
      </w:pPr>
      <w:r>
        <w:pict w14:anchorId="20DFAF0F">
          <v:rect id="_x0000_i1056" style="width:0;height:0" o:hralign="center" o:hrstd="t" o:hr="t" fillcolor="#a0a0a0" stroked="f"/>
        </w:pict>
      </w:r>
    </w:p>
    <w:p w14:paraId="16A4BF8E"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5. NZD/USD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7"/>
        <w:gridCol w:w="5948"/>
      </w:tblGrid>
      <w:tr w:rsidR="008D1BC4" w14:paraId="2F118C5D"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556448"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F4F2BF"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6A7F7B0D"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4F4292BE"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045D63" w14:textId="77777777" w:rsidR="008D1BC4" w:rsidRDefault="008D1BC4">
            <w:pPr>
              <w:spacing w:before="480" w:after="480"/>
              <w:rPr>
                <w:sz w:val="21"/>
                <w:szCs w:val="21"/>
              </w:rPr>
            </w:pPr>
            <w:r>
              <w:rPr>
                <w:sz w:val="21"/>
                <w:szCs w:val="21"/>
              </w:rPr>
              <w:t>~3.94–4.00%</w:t>
            </w:r>
          </w:p>
        </w:tc>
      </w:tr>
      <w:tr w:rsidR="008D1BC4" w14:paraId="1DC6EDB5"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37A084A1" w14:textId="77777777" w:rsidR="008D1BC4" w:rsidRDefault="008D1BC4">
            <w:pPr>
              <w:spacing w:before="480" w:after="480"/>
              <w:rPr>
                <w:sz w:val="21"/>
                <w:szCs w:val="21"/>
              </w:rPr>
            </w:pPr>
            <w:r>
              <w:rPr>
                <w:sz w:val="21"/>
                <w:szCs w:val="21"/>
              </w:rPr>
              <w:t>NZ 2Y Swap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0CE557" w14:textId="77777777" w:rsidR="008D1BC4" w:rsidRDefault="008D1BC4">
            <w:pPr>
              <w:spacing w:before="480" w:after="480"/>
              <w:rPr>
                <w:sz w:val="21"/>
                <w:szCs w:val="21"/>
              </w:rPr>
            </w:pPr>
            <w:r>
              <w:rPr>
                <w:sz w:val="21"/>
                <w:szCs w:val="21"/>
              </w:rPr>
              <w:t>~3.07–3.93% (wide range; rapidly repricing)</w:t>
            </w:r>
          </w:p>
        </w:tc>
      </w:tr>
      <w:tr w:rsidR="008D1BC4" w14:paraId="7BE1B8FE"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739A0DF2"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15EAE8" w14:textId="77777777" w:rsidR="008D1BC4" w:rsidRDefault="008D1BC4">
            <w:pPr>
              <w:spacing w:before="480" w:after="480"/>
              <w:rPr>
                <w:sz w:val="21"/>
                <w:szCs w:val="21"/>
              </w:rPr>
            </w:pPr>
            <w:r>
              <w:rPr>
                <w:rStyle w:val="Strong"/>
                <w:color w:val="F4F0EB"/>
                <w:sz w:val="21"/>
                <w:szCs w:val="21"/>
                <w:bdr w:val="single" w:sz="2" w:space="0" w:color="E5E7EB" w:frame="1"/>
              </w:rPr>
              <w:t>~5–87 bps (USD premium)</w:t>
            </w:r>
          </w:p>
        </w:tc>
      </w:tr>
    </w:tbl>
    <w:p w14:paraId="1D82EC13"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RBNZ held OCR at 2.25% in February but executed a </w:t>
      </w:r>
      <w:r>
        <w:rPr>
          <w:rStyle w:val="Strong"/>
          <w:rFonts w:ascii="Inter" w:eastAsiaTheme="majorEastAsia" w:hAnsi="Inter"/>
          <w:color w:val="F4F0EB"/>
          <w:sz w:val="21"/>
          <w:szCs w:val="21"/>
          <w:bdr w:val="single" w:sz="2" w:space="0" w:color="E5E7EB" w:frame="1"/>
        </w:rPr>
        <w:t>violent hawkish pivot</w:t>
      </w:r>
      <w:r>
        <w:rPr>
          <w:rFonts w:ascii="Inter" w:hAnsi="Inter"/>
          <w:color w:val="F4F0EB"/>
          <w:sz w:val="21"/>
          <w:szCs w:val="21"/>
        </w:rPr>
        <w:t xml:space="preserve"> via Gov. </w:t>
      </w:r>
      <w:proofErr w:type="spellStart"/>
      <w:r>
        <w:rPr>
          <w:rFonts w:ascii="Inter" w:hAnsi="Inter"/>
          <w:color w:val="F4F0EB"/>
          <w:sz w:val="21"/>
          <w:szCs w:val="21"/>
        </w:rPr>
        <w:t>Breman's</w:t>
      </w:r>
      <w:proofErr w:type="spellEnd"/>
      <w:r>
        <w:rPr>
          <w:rFonts w:ascii="Inter" w:hAnsi="Inter"/>
          <w:color w:val="F4F0EB"/>
          <w:sz w:val="21"/>
          <w:szCs w:val="21"/>
        </w:rPr>
        <w:t xml:space="preserve"> March 24 speech (see Leader CB Watch). 3Y swap rate surged 3.19%→3.93%. Market now pricing OCR rising to ~2.58% by Dec 2026 — easing cycle officially terminated, fresh hikes expected.</w:t>
      </w:r>
    </w:p>
    <w:p w14:paraId="42A75BDC"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Low to Moderate</w:t>
      </w:r>
      <w:r>
        <w:rPr>
          <w:rFonts w:ascii="Inter" w:hAnsi="Inter"/>
          <w:color w:val="F4F0EB"/>
          <w:sz w:val="21"/>
          <w:szCs w:val="21"/>
        </w:rPr>
        <w:t xml:space="preserve">. Despite the hawkish pivot's velocity, the absolute spread still </w:t>
      </w:r>
      <w:proofErr w:type="spellStart"/>
      <w:r>
        <w:rPr>
          <w:rFonts w:ascii="Inter" w:hAnsi="Inter"/>
          <w:color w:val="F4F0EB"/>
          <w:sz w:val="21"/>
          <w:szCs w:val="21"/>
        </w:rPr>
        <w:t>favors</w:t>
      </w:r>
      <w:proofErr w:type="spellEnd"/>
      <w:r>
        <w:rPr>
          <w:rFonts w:ascii="Inter" w:hAnsi="Inter"/>
          <w:color w:val="F4F0EB"/>
          <w:sz w:val="21"/>
          <w:szCs w:val="21"/>
        </w:rPr>
        <w:t xml:space="preserve"> USD, and the repricing has not yet fully materialized in policy action.</w:t>
      </w:r>
    </w:p>
    <w:p w14:paraId="297BE149"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Neutral to mildly bullish NZD</w:t>
      </w:r>
      <w:r>
        <w:rPr>
          <w:rFonts w:ascii="Inter" w:hAnsi="Inter"/>
          <w:color w:val="F4F0EB"/>
          <w:sz w:val="21"/>
          <w:szCs w:val="21"/>
        </w:rPr>
        <w:t xml:space="preserve"> — the </w:t>
      </w:r>
      <w:proofErr w:type="spellStart"/>
      <w:r>
        <w:rPr>
          <w:rFonts w:ascii="Inter" w:hAnsi="Inter"/>
          <w:color w:val="F4F0EB"/>
          <w:sz w:val="21"/>
          <w:szCs w:val="21"/>
        </w:rPr>
        <w:t>RBNZ's</w:t>
      </w:r>
      <w:proofErr w:type="spellEnd"/>
      <w:r>
        <w:rPr>
          <w:rFonts w:ascii="Inter" w:hAnsi="Inter"/>
          <w:color w:val="F4F0EB"/>
          <w:sz w:val="21"/>
          <w:szCs w:val="21"/>
        </w:rPr>
        <w:t xml:space="preserve"> repricing velocity should compress the USD premium over coming weeks, but conviction is low until actual rate action occurs.</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lastRenderedPageBreak/>
        <w:t>Key risk:</w:t>
      </w:r>
      <w:r>
        <w:rPr>
          <w:rFonts w:ascii="Inter" w:hAnsi="Inter"/>
          <w:color w:val="F4F0EB"/>
          <w:sz w:val="21"/>
          <w:szCs w:val="21"/>
        </w:rPr>
        <w:t> NZ domestic economy fragile (unemployment projected 5.6%). If consumer demand collapses, RBNZ abandons hawkish rhetoric, triggering NZD selloff.</w:t>
      </w:r>
    </w:p>
    <w:p w14:paraId="107E899C" w14:textId="77777777" w:rsidR="008D1BC4" w:rsidRDefault="001A5327" w:rsidP="008D1BC4">
      <w:pPr>
        <w:spacing w:before="686" w:after="686"/>
        <w:rPr>
          <w:rFonts w:ascii="Times New Roman" w:hAnsi="Times New Roman"/>
          <w:sz w:val="24"/>
          <w:szCs w:val="24"/>
        </w:rPr>
      </w:pPr>
      <w:r>
        <w:pict w14:anchorId="404B9583">
          <v:rect id="_x0000_i1057" style="width:0;height:0" o:hralign="center" o:hrstd="t" o:hr="t" fillcolor="#a0a0a0" stroked="f"/>
        </w:pict>
      </w:r>
    </w:p>
    <w:p w14:paraId="6171E236"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6. USD/CAD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9"/>
        <w:gridCol w:w="6326"/>
      </w:tblGrid>
      <w:tr w:rsidR="008D1BC4" w14:paraId="007011E2"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0028D3"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2B267B"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75ECFB1B"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66AAC5E"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384DE" w14:textId="77777777" w:rsidR="008D1BC4" w:rsidRDefault="008D1BC4">
            <w:pPr>
              <w:spacing w:before="480" w:after="480"/>
              <w:rPr>
                <w:sz w:val="21"/>
                <w:szCs w:val="21"/>
              </w:rPr>
            </w:pPr>
            <w:r>
              <w:rPr>
                <w:sz w:val="21"/>
                <w:szCs w:val="21"/>
              </w:rPr>
              <w:t>~3.94–4.00%</w:t>
            </w:r>
          </w:p>
        </w:tc>
      </w:tr>
      <w:tr w:rsidR="008D1BC4" w14:paraId="6E4B4084"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1F6A3F6F" w14:textId="77777777" w:rsidR="008D1BC4" w:rsidRDefault="008D1BC4">
            <w:pPr>
              <w:spacing w:before="480" w:after="480"/>
              <w:rPr>
                <w:sz w:val="21"/>
                <w:szCs w:val="21"/>
              </w:rPr>
            </w:pPr>
            <w:r>
              <w:rPr>
                <w:sz w:val="21"/>
                <w:szCs w:val="21"/>
              </w:rPr>
              <w:t>Canada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104C48" w14:textId="77777777" w:rsidR="008D1BC4" w:rsidRDefault="008D1BC4">
            <w:pPr>
              <w:spacing w:before="480" w:after="480"/>
              <w:rPr>
                <w:sz w:val="21"/>
                <w:szCs w:val="21"/>
              </w:rPr>
            </w:pPr>
            <w:r>
              <w:rPr>
                <w:sz w:val="21"/>
                <w:szCs w:val="21"/>
              </w:rPr>
              <w:t>~2.97–3.50%</w:t>
            </w:r>
          </w:p>
        </w:tc>
      </w:tr>
      <w:tr w:rsidR="008D1BC4" w14:paraId="11EAC4E0"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57F70A67"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6F466" w14:textId="77777777" w:rsidR="008D1BC4" w:rsidRDefault="008D1BC4">
            <w:pPr>
              <w:spacing w:before="480" w:after="480"/>
              <w:rPr>
                <w:sz w:val="21"/>
                <w:szCs w:val="21"/>
              </w:rPr>
            </w:pPr>
            <w:r>
              <w:rPr>
                <w:rStyle w:val="Strong"/>
                <w:color w:val="F4F0EB"/>
                <w:sz w:val="21"/>
                <w:szCs w:val="21"/>
                <w:bdr w:val="single" w:sz="2" w:space="0" w:color="E5E7EB" w:frame="1"/>
              </w:rPr>
              <w:t>~55–102 bps (USD premium)</w:t>
            </w:r>
            <w:r>
              <w:rPr>
                <w:sz w:val="21"/>
                <w:szCs w:val="21"/>
              </w:rPr>
              <w:t>, widening ~20 bps/week</w:t>
            </w:r>
          </w:p>
        </w:tc>
      </w:tr>
    </w:tbl>
    <w:p w14:paraId="768F745A"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BoC held at 2.25% (3rd consecutive hold), unanimous. Tone </w:t>
      </w:r>
      <w:r>
        <w:rPr>
          <w:rStyle w:val="Strong"/>
          <w:rFonts w:ascii="Inter" w:eastAsiaTheme="majorEastAsia" w:hAnsi="Inter"/>
          <w:color w:val="F4F0EB"/>
          <w:sz w:val="21"/>
          <w:szCs w:val="21"/>
          <w:bdr w:val="single" w:sz="2" w:space="0" w:color="E5E7EB" w:frame="1"/>
        </w:rPr>
        <w:t>dovish-neutral</w:t>
      </w:r>
      <w:r>
        <w:rPr>
          <w:rFonts w:ascii="Inter" w:hAnsi="Inter"/>
          <w:color w:val="F4F0EB"/>
          <w:sz w:val="21"/>
          <w:szCs w:val="21"/>
        </w:rPr>
        <w:t>: Q4 GDP -0.6%, unemployment 6.7%, excess supply. Explicitly looking through oil spike. Fed's hawkish data-dependency overpowers BoC's wait-and-see. Both holding but divergent in underlying economic strength.</w:t>
      </w:r>
    </w:p>
    <w:p w14:paraId="786F9CA0"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Low to Moderate</w:t>
      </w:r>
      <w:r>
        <w:rPr>
          <w:rFonts w:ascii="Inter" w:hAnsi="Inter"/>
          <w:color w:val="F4F0EB"/>
          <w:sz w:val="21"/>
          <w:szCs w:val="21"/>
        </w:rPr>
        <w:t xml:space="preserve">. Synchronized holds with no dramatic repricing. The rate differential clearly </w:t>
      </w:r>
      <w:proofErr w:type="spellStart"/>
      <w:r>
        <w:rPr>
          <w:rFonts w:ascii="Inter" w:hAnsi="Inter"/>
          <w:color w:val="F4F0EB"/>
          <w:sz w:val="21"/>
          <w:szCs w:val="21"/>
        </w:rPr>
        <w:t>favors</w:t>
      </w:r>
      <w:proofErr w:type="spellEnd"/>
      <w:r>
        <w:rPr>
          <w:rFonts w:ascii="Inter" w:hAnsi="Inter"/>
          <w:color w:val="F4F0EB"/>
          <w:sz w:val="21"/>
          <w:szCs w:val="21"/>
        </w:rPr>
        <w:t xml:space="preserve"> USD, but Canada's oil-exporter status creates an offsetting commodity flow.</w:t>
      </w:r>
    </w:p>
    <w:p w14:paraId="6CD890BF"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USD (bullish USD/CAD)</w:t>
      </w:r>
      <w:r>
        <w:rPr>
          <w:rFonts w:ascii="Inter" w:hAnsi="Inter"/>
          <w:color w:val="F4F0EB"/>
          <w:sz w:val="21"/>
          <w:szCs w:val="21"/>
        </w:rPr>
        <w:t> on yield spread. BoC's refusal to match hawkish pivots of other commodity exporters leaves CAD structurally vulnerable.</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w:t>
      </w:r>
      <w:r>
        <w:rPr>
          <w:rFonts w:ascii="Inter" w:hAnsi="Inter"/>
          <w:color w:val="F4F0EB"/>
          <w:sz w:val="21"/>
          <w:szCs w:val="21"/>
        </w:rPr>
        <w:t> Sustained crude surge (WTI &gt;$100) generates massive organic CAD demand via terms of trade, potentially overwhelming the rate gap.</w:t>
      </w:r>
    </w:p>
    <w:p w14:paraId="4B35DB82" w14:textId="77777777" w:rsidR="008D1BC4" w:rsidRDefault="001A5327" w:rsidP="008D1BC4">
      <w:pPr>
        <w:spacing w:before="686" w:after="686"/>
        <w:rPr>
          <w:rFonts w:ascii="Times New Roman" w:hAnsi="Times New Roman"/>
          <w:sz w:val="24"/>
          <w:szCs w:val="24"/>
        </w:rPr>
      </w:pPr>
      <w:r>
        <w:pict w14:anchorId="2EB38BDF">
          <v:rect id="_x0000_i1058" style="width:0;height:0" o:hralign="center" o:hrstd="t" o:hr="t" fillcolor="#a0a0a0" stroked="f"/>
        </w:pict>
      </w:r>
    </w:p>
    <w:p w14:paraId="6C32E842" w14:textId="77777777" w:rsidR="008D1BC4" w:rsidRDefault="008D1BC4" w:rsidP="008D1BC4">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lastRenderedPageBreak/>
        <w:t>7. USD/CHF</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6"/>
        <w:gridCol w:w="6409"/>
      </w:tblGrid>
      <w:tr w:rsidR="008D1BC4" w14:paraId="3413431B"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052A9A"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40553F" w14:textId="77777777" w:rsidR="008D1BC4" w:rsidRDefault="008D1BC4">
            <w:pPr>
              <w:spacing w:before="480" w:after="480"/>
              <w:jc w:val="center"/>
              <w:rPr>
                <w:b/>
                <w:bCs/>
                <w:color w:val="FFFFFF"/>
                <w:sz w:val="21"/>
                <w:szCs w:val="21"/>
              </w:rPr>
            </w:pPr>
            <w:r>
              <w:rPr>
                <w:b/>
                <w:bCs/>
                <w:color w:val="FFFFFF"/>
                <w:sz w:val="21"/>
                <w:szCs w:val="21"/>
              </w:rPr>
              <w:t>Value</w:t>
            </w:r>
          </w:p>
        </w:tc>
      </w:tr>
      <w:tr w:rsidR="008D1BC4" w14:paraId="0A4C8F64"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620227F7" w14:textId="77777777" w:rsidR="008D1BC4" w:rsidRDefault="008D1BC4">
            <w:pPr>
              <w:spacing w:before="480" w:after="480"/>
              <w:rPr>
                <w:sz w:val="21"/>
                <w:szCs w:val="21"/>
              </w:rPr>
            </w:pPr>
            <w:r>
              <w:rPr>
                <w:sz w:val="21"/>
                <w:szCs w:val="21"/>
              </w:rPr>
              <w:t>US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C421AD" w14:textId="77777777" w:rsidR="008D1BC4" w:rsidRDefault="008D1BC4">
            <w:pPr>
              <w:spacing w:before="480" w:after="480"/>
              <w:rPr>
                <w:sz w:val="21"/>
                <w:szCs w:val="21"/>
              </w:rPr>
            </w:pPr>
            <w:r>
              <w:rPr>
                <w:sz w:val="21"/>
                <w:szCs w:val="21"/>
              </w:rPr>
              <w:t>~3.94–4.00%</w:t>
            </w:r>
          </w:p>
        </w:tc>
      </w:tr>
      <w:tr w:rsidR="008D1BC4" w14:paraId="0E8BE083"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3625A2E1" w14:textId="77777777" w:rsidR="008D1BC4" w:rsidRDefault="008D1BC4">
            <w:pPr>
              <w:spacing w:before="480" w:after="480"/>
              <w:rPr>
                <w:sz w:val="21"/>
                <w:szCs w:val="21"/>
              </w:rPr>
            </w:pPr>
            <w:r>
              <w:rPr>
                <w:sz w:val="21"/>
                <w:szCs w:val="21"/>
              </w:rPr>
              <w:t>Swiss 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E66A61" w14:textId="77777777" w:rsidR="008D1BC4" w:rsidRDefault="008D1BC4">
            <w:pPr>
              <w:spacing w:before="480" w:after="480"/>
              <w:rPr>
                <w:sz w:val="21"/>
                <w:szCs w:val="21"/>
              </w:rPr>
            </w:pPr>
            <w:r>
              <w:rPr>
                <w:sz w:val="21"/>
                <w:szCs w:val="21"/>
              </w:rPr>
              <w:t>~0.00–0.16%</w:t>
            </w:r>
          </w:p>
        </w:tc>
      </w:tr>
      <w:tr w:rsidR="008D1BC4" w14:paraId="602D389F"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2730A9D4" w14:textId="77777777" w:rsidR="008D1BC4" w:rsidRDefault="008D1BC4">
            <w:pPr>
              <w:spacing w:before="480" w:after="480"/>
              <w:rPr>
                <w:sz w:val="21"/>
                <w:szCs w:val="21"/>
              </w:rPr>
            </w:pPr>
            <w:r>
              <w:rPr>
                <w:sz w:val="21"/>
                <w:szCs w:val="21"/>
              </w:rPr>
              <w:t>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EFF240" w14:textId="77777777" w:rsidR="008D1BC4" w:rsidRDefault="008D1BC4">
            <w:pPr>
              <w:spacing w:before="480" w:after="480"/>
              <w:rPr>
                <w:sz w:val="21"/>
                <w:szCs w:val="21"/>
              </w:rPr>
            </w:pPr>
            <w:r>
              <w:rPr>
                <w:rStyle w:val="Strong"/>
                <w:color w:val="F4F0EB"/>
                <w:sz w:val="21"/>
                <w:szCs w:val="21"/>
                <w:bdr w:val="single" w:sz="2" w:space="0" w:color="E5E7EB" w:frame="1"/>
              </w:rPr>
              <w:t>~355–394 bps (USD premium)</w:t>
            </w:r>
            <w:r>
              <w:rPr>
                <w:sz w:val="21"/>
                <w:szCs w:val="21"/>
              </w:rPr>
              <w:t> — largest in G10</w:t>
            </w:r>
          </w:p>
        </w:tc>
      </w:tr>
    </w:tbl>
    <w:p w14:paraId="41E20E84"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Central Banks:</w:t>
      </w:r>
      <w:r>
        <w:rPr>
          <w:rFonts w:ascii="Inter" w:hAnsi="Inter"/>
          <w:color w:val="F4F0EB"/>
          <w:sz w:val="21"/>
          <w:szCs w:val="21"/>
        </w:rPr>
        <w:t> SNB held at 0.00%, consensus. </w:t>
      </w:r>
      <w:r>
        <w:rPr>
          <w:rStyle w:val="Strong"/>
          <w:rFonts w:ascii="Inter" w:eastAsiaTheme="majorEastAsia" w:hAnsi="Inter"/>
          <w:color w:val="F4F0EB"/>
          <w:sz w:val="21"/>
          <w:szCs w:val="21"/>
          <w:bdr w:val="single" w:sz="2" w:space="0" w:color="E5E7EB" w:frame="1"/>
        </w:rPr>
        <w:t>Most dovish CB globally</w:t>
      </w:r>
      <w:r>
        <w:rPr>
          <w:rFonts w:ascii="Inter" w:hAnsi="Inter"/>
          <w:color w:val="F4F0EB"/>
          <w:sz w:val="21"/>
          <w:szCs w:val="21"/>
        </w:rPr>
        <w:t>: threatened active FX intervention to suppress CHF; inflation forecast 0.5%; zero hike probability. Against Fed's higher-for-longer posture, tone divergence is </w:t>
      </w:r>
      <w:r>
        <w:rPr>
          <w:rStyle w:val="Strong"/>
          <w:rFonts w:ascii="Inter" w:eastAsiaTheme="majorEastAsia" w:hAnsi="Inter"/>
          <w:color w:val="F4F0EB"/>
          <w:sz w:val="21"/>
          <w:szCs w:val="21"/>
          <w:bdr w:val="single" w:sz="2" w:space="0" w:color="E5E7EB" w:frame="1"/>
        </w:rPr>
        <w:t>maximal</w:t>
      </w:r>
      <w:r>
        <w:rPr>
          <w:rFonts w:ascii="Inter" w:hAnsi="Inter"/>
          <w:color w:val="F4F0EB"/>
          <w:sz w:val="21"/>
          <w:szCs w:val="21"/>
        </w:rPr>
        <w:t>. The staggering carry makes shorting USD/CHF exceptionally punitive.</w:t>
      </w:r>
    </w:p>
    <w:p w14:paraId="1853C73B"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Signal:</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Moderate to Suspended</w:t>
      </w:r>
      <w:r>
        <w:rPr>
          <w:rFonts w:ascii="Inter" w:hAnsi="Inter"/>
          <w:color w:val="F4F0EB"/>
          <w:sz w:val="21"/>
          <w:szCs w:val="21"/>
        </w:rPr>
        <w:t xml:space="preserve">. The ~380bp carry massively </w:t>
      </w:r>
      <w:proofErr w:type="spellStart"/>
      <w:r>
        <w:rPr>
          <w:rFonts w:ascii="Inter" w:hAnsi="Inter"/>
          <w:color w:val="F4F0EB"/>
          <w:sz w:val="21"/>
          <w:szCs w:val="21"/>
        </w:rPr>
        <w:t>favors</w:t>
      </w:r>
      <w:proofErr w:type="spellEnd"/>
      <w:r>
        <w:rPr>
          <w:rFonts w:ascii="Inter" w:hAnsi="Inter"/>
          <w:color w:val="F4F0EB"/>
          <w:sz w:val="21"/>
          <w:szCs w:val="21"/>
        </w:rPr>
        <w:t xml:space="preserve"> USD, and the SNB is actively trying to weaken CHF. However, CHF is the ultimate safe haven — in a war environment with VIX &gt;25, safe-haven flows can violently overwhelm both carry and central bank intervention.</w:t>
      </w:r>
    </w:p>
    <w:p w14:paraId="610EDDC6"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proofErr w:type="spellStart"/>
      <w:r>
        <w:rPr>
          <w:rStyle w:val="Strong"/>
          <w:rFonts w:ascii="Inter" w:eastAsiaTheme="majorEastAsia" w:hAnsi="Inter"/>
          <w:color w:val="F4F0EB"/>
          <w:sz w:val="21"/>
          <w:szCs w:val="21"/>
          <w:bdr w:val="single" w:sz="2" w:space="0" w:color="E5E7EB" w:frame="1"/>
        </w:rPr>
        <w:t>Favored</w:t>
      </w:r>
      <w:proofErr w:type="spellEnd"/>
      <w:r>
        <w:rPr>
          <w:rStyle w:val="Strong"/>
          <w:rFonts w:ascii="Inter" w:eastAsiaTheme="majorEastAsia" w:hAnsi="Inter"/>
          <w:color w:val="F4F0EB"/>
          <w:sz w:val="21"/>
          <w:szCs w:val="21"/>
          <w:bdr w:val="single" w:sz="2" w:space="0" w:color="E5E7EB" w:frame="1"/>
        </w:rPr>
        <w:t>:</w:t>
      </w:r>
      <w:r>
        <w:rPr>
          <w:rFonts w:ascii="Inter" w:hAnsi="Inter"/>
          <w:color w:val="F4F0EB"/>
          <w:sz w:val="21"/>
          <w:szCs w:val="21"/>
        </w:rPr>
        <w:t> </w:t>
      </w:r>
      <w:r>
        <w:rPr>
          <w:rStyle w:val="Strong"/>
          <w:rFonts w:ascii="Inter" w:eastAsiaTheme="majorEastAsia" w:hAnsi="Inter"/>
          <w:color w:val="F4F0EB"/>
          <w:sz w:val="21"/>
          <w:szCs w:val="21"/>
          <w:bdr w:val="single" w:sz="2" w:space="0" w:color="E5E7EB" w:frame="1"/>
        </w:rPr>
        <w:t>Deeply contested</w:t>
      </w:r>
      <w:r>
        <w:rPr>
          <w:rFonts w:ascii="Inter" w:hAnsi="Inter"/>
          <w:color w:val="F4F0EB"/>
          <w:sz w:val="21"/>
          <w:szCs w:val="21"/>
        </w:rPr>
        <w:t>. Rate differential says long USD/CHF. Geopolitical regime says short USD/CHF. In the current war/high-VIX environment, safe-haven demand likely dominates.</w:t>
      </w:r>
      <w:r>
        <w:rPr>
          <w:rFonts w:ascii="Inter" w:hAnsi="Inter"/>
          <w:color w:val="F4F0EB"/>
          <w:sz w:val="21"/>
          <w:szCs w:val="21"/>
        </w:rPr>
        <w:br/>
      </w:r>
      <w:r>
        <w:rPr>
          <w:rStyle w:val="Strong"/>
          <w:rFonts w:ascii="Inter" w:eastAsiaTheme="majorEastAsia" w:hAnsi="Inter"/>
          <w:color w:val="F4F0EB"/>
          <w:sz w:val="21"/>
          <w:szCs w:val="21"/>
          <w:bdr w:val="single" w:sz="2" w:space="0" w:color="E5E7EB" w:frame="1"/>
        </w:rPr>
        <w:t>Key risk (both directions):</w:t>
      </w:r>
      <w:r>
        <w:rPr>
          <w:rFonts w:ascii="Inter" w:hAnsi="Inter"/>
          <w:color w:val="F4F0EB"/>
          <w:sz w:val="21"/>
          <w:szCs w:val="21"/>
        </w:rPr>
        <w:t> Escalation → CHF surges, overwhelming SNB. Ceasefire → safe-haven bid evaporates, 380bp carry reasserts violently upward.</w:t>
      </w:r>
    </w:p>
    <w:p w14:paraId="125EEFBE" w14:textId="77777777" w:rsidR="008D1BC4" w:rsidRDefault="001A5327" w:rsidP="008D1BC4">
      <w:pPr>
        <w:spacing w:before="686" w:after="686"/>
        <w:rPr>
          <w:rFonts w:ascii="Times New Roman" w:hAnsi="Times New Roman"/>
          <w:sz w:val="24"/>
          <w:szCs w:val="24"/>
        </w:rPr>
      </w:pPr>
      <w:r>
        <w:pict w14:anchorId="3909B637">
          <v:rect id="_x0000_i1059" style="width:0;height:0" o:hralign="center" o:hrstd="t" o:hr="t" fillcolor="#a0a0a0" stroked="f"/>
        </w:pict>
      </w:r>
    </w:p>
    <w:p w14:paraId="5F1FF455"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MASTER SUMMARY</w:t>
      </w:r>
    </w:p>
    <w:tbl>
      <w:tblPr>
        <w:tblW w:w="88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7"/>
        <w:gridCol w:w="1268"/>
        <w:gridCol w:w="1097"/>
        <w:gridCol w:w="1905"/>
        <w:gridCol w:w="1947"/>
        <w:gridCol w:w="1732"/>
      </w:tblGrid>
      <w:tr w:rsidR="008D1BC4" w14:paraId="174BDD50" w14:textId="77777777" w:rsidTr="008D1BC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ED5670" w14:textId="77777777" w:rsidR="008D1BC4" w:rsidRDefault="008D1BC4">
            <w:pPr>
              <w:spacing w:before="480" w:after="480"/>
              <w:jc w:val="center"/>
              <w:rPr>
                <w:rFonts w:ascii="Times New Roman" w:hAnsi="Times New Roman"/>
                <w:b/>
                <w:bCs/>
                <w:color w:val="FFFFFF"/>
                <w:sz w:val="21"/>
                <w:szCs w:val="21"/>
              </w:rPr>
            </w:pPr>
            <w:r>
              <w:rPr>
                <w:b/>
                <w:bCs/>
                <w:color w:val="FFFFFF"/>
                <w:sz w:val="21"/>
                <w:szCs w:val="21"/>
              </w:rPr>
              <w:t>Pair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1A06AB" w14:textId="77777777" w:rsidR="008D1BC4" w:rsidRDefault="008D1BC4">
            <w:pPr>
              <w:spacing w:before="480" w:after="480"/>
              <w:jc w:val="center"/>
              <w:rPr>
                <w:b/>
                <w:bCs/>
                <w:color w:val="FFFFFF"/>
                <w:sz w:val="21"/>
                <w:szCs w:val="21"/>
              </w:rPr>
            </w:pPr>
            <w:r>
              <w:rPr>
                <w:b/>
                <w:bCs/>
                <w:color w:val="FFFFFF"/>
                <w:sz w:val="21"/>
                <w:szCs w:val="21"/>
              </w:rPr>
              <w:t>Spread (bp)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7E8AE3" w14:textId="77777777" w:rsidR="008D1BC4" w:rsidRDefault="008D1BC4">
            <w:pPr>
              <w:spacing w:before="480" w:after="480"/>
              <w:jc w:val="center"/>
              <w:rPr>
                <w:b/>
                <w:bCs/>
                <w:color w:val="FFFFFF"/>
                <w:sz w:val="21"/>
                <w:szCs w:val="21"/>
              </w:rPr>
            </w:pPr>
            <w:r>
              <w:rPr>
                <w:b/>
                <w:bCs/>
                <w:color w:val="FFFFFF"/>
                <w:sz w:val="21"/>
                <w:szCs w:val="21"/>
              </w:rPr>
              <w:t>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A30C37" w14:textId="77777777" w:rsidR="008D1BC4" w:rsidRDefault="008D1BC4">
            <w:pPr>
              <w:spacing w:before="480" w:after="480"/>
              <w:jc w:val="center"/>
              <w:rPr>
                <w:b/>
                <w:bCs/>
                <w:color w:val="FFFFFF"/>
                <w:sz w:val="21"/>
                <w:szCs w:val="21"/>
              </w:rPr>
            </w:pPr>
            <w:r>
              <w:rPr>
                <w:b/>
                <w:bCs/>
                <w:color w:val="FFFFFF"/>
                <w:sz w:val="21"/>
                <w:szCs w:val="21"/>
              </w:rPr>
              <w:t>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188D71" w14:textId="77777777" w:rsidR="008D1BC4" w:rsidRDefault="008D1BC4">
            <w:pPr>
              <w:spacing w:before="480" w:after="480"/>
              <w:jc w:val="center"/>
              <w:rPr>
                <w:b/>
                <w:bCs/>
                <w:color w:val="FFFFFF"/>
                <w:sz w:val="21"/>
                <w:szCs w:val="21"/>
              </w:rPr>
            </w:pPr>
            <w:proofErr w:type="spellStart"/>
            <w:r>
              <w:rPr>
                <w:b/>
                <w:bCs/>
                <w:color w:val="FFFFFF"/>
                <w:sz w:val="21"/>
                <w:szCs w:val="21"/>
              </w:rPr>
              <w:t>Favored</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F724CF" w14:textId="77777777" w:rsidR="008D1BC4" w:rsidRDefault="008D1BC4">
            <w:pPr>
              <w:spacing w:before="480" w:after="480"/>
              <w:jc w:val="center"/>
              <w:rPr>
                <w:b/>
                <w:bCs/>
                <w:color w:val="FFFFFF"/>
                <w:sz w:val="21"/>
                <w:szCs w:val="21"/>
              </w:rPr>
            </w:pPr>
            <w:r>
              <w:rPr>
                <w:b/>
                <w:bCs/>
                <w:color w:val="FFFFFF"/>
                <w:sz w:val="21"/>
                <w:szCs w:val="21"/>
              </w:rPr>
              <w:t>Key Risk</w:t>
            </w:r>
          </w:p>
        </w:tc>
      </w:tr>
      <w:tr w:rsidR="008D1BC4" w14:paraId="4A694F9A"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5475FDCF" w14:textId="77777777" w:rsidR="008D1BC4" w:rsidRDefault="008D1BC4">
            <w:pPr>
              <w:spacing w:before="480" w:after="480"/>
              <w:rPr>
                <w:sz w:val="21"/>
                <w:szCs w:val="21"/>
              </w:rPr>
            </w:pPr>
            <w:r>
              <w:rPr>
                <w:sz w:val="21"/>
                <w:szCs w:val="21"/>
              </w:rPr>
              <w:t>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96CD6F" w14:textId="77777777" w:rsidR="008D1BC4" w:rsidRDefault="008D1BC4">
            <w:pPr>
              <w:spacing w:before="480" w:after="480"/>
              <w:rPr>
                <w:sz w:val="21"/>
                <w:szCs w:val="21"/>
              </w:rPr>
            </w:pPr>
            <w:r>
              <w:rPr>
                <w:sz w:val="21"/>
                <w:szCs w:val="21"/>
              </w:rPr>
              <w:t>~130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53EFFF" w14:textId="77777777" w:rsidR="008D1BC4" w:rsidRDefault="008D1BC4">
            <w:pPr>
              <w:spacing w:before="480" w:after="480"/>
              <w:rPr>
                <w:sz w:val="21"/>
                <w:szCs w:val="21"/>
              </w:rPr>
            </w:pPr>
            <w:r>
              <w:rPr>
                <w:sz w:val="21"/>
                <w:szCs w:val="21"/>
              </w:rPr>
              <w:t>Contested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2AC6DB" w14:textId="77777777" w:rsidR="008D1BC4" w:rsidRDefault="008D1BC4">
            <w:pPr>
              <w:spacing w:before="480" w:after="480"/>
              <w:rPr>
                <w:sz w:val="21"/>
                <w:szCs w:val="21"/>
              </w:rPr>
            </w:pPr>
            <w:r>
              <w:rPr>
                <w:sz w:val="21"/>
                <w:szCs w:val="21"/>
              </w:rPr>
              <w:t>Moderate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B8264" w14:textId="77777777" w:rsidR="008D1BC4" w:rsidRDefault="008D1BC4">
            <w:pPr>
              <w:spacing w:before="480" w:after="480"/>
              <w:rPr>
                <w:sz w:val="21"/>
                <w:szCs w:val="21"/>
              </w:rPr>
            </w:pPr>
            <w:r>
              <w:rPr>
                <w:sz w:val="21"/>
                <w:szCs w:val="21"/>
              </w:rPr>
              <w:t>EUR momentum vs USD absolute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66376D" w14:textId="77777777" w:rsidR="008D1BC4" w:rsidRDefault="008D1BC4">
            <w:pPr>
              <w:spacing w:before="480" w:after="480"/>
              <w:rPr>
                <w:sz w:val="21"/>
                <w:szCs w:val="21"/>
              </w:rPr>
            </w:pPr>
            <w:r>
              <w:rPr>
                <w:sz w:val="21"/>
                <w:szCs w:val="21"/>
              </w:rPr>
              <w:t>Ceasefire unwinds ECB hikes</w:t>
            </w:r>
          </w:p>
        </w:tc>
      </w:tr>
      <w:tr w:rsidR="008D1BC4" w14:paraId="7A1D029B"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451F9C4A" w14:textId="77777777" w:rsidR="008D1BC4" w:rsidRDefault="008D1BC4">
            <w:pPr>
              <w:spacing w:before="480" w:after="480"/>
              <w:rPr>
                <w:sz w:val="21"/>
                <w:szCs w:val="21"/>
              </w:rPr>
            </w:pPr>
            <w:r>
              <w:rPr>
                <w:sz w:val="21"/>
                <w:szCs w:val="21"/>
              </w:rPr>
              <w:t>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BB9873" w14:textId="77777777" w:rsidR="008D1BC4" w:rsidRDefault="008D1BC4">
            <w:pPr>
              <w:spacing w:before="480" w:after="480"/>
              <w:rPr>
                <w:sz w:val="21"/>
                <w:szCs w:val="21"/>
              </w:rPr>
            </w:pPr>
            <w:r>
              <w:rPr>
                <w:sz w:val="21"/>
                <w:szCs w:val="21"/>
              </w:rPr>
              <w:t>~52–81 (GBP+)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45E3F" w14:textId="77777777" w:rsidR="008D1BC4" w:rsidRDefault="008D1BC4">
            <w:pPr>
              <w:spacing w:before="480" w:after="480"/>
              <w:rPr>
                <w:sz w:val="21"/>
                <w:szCs w:val="21"/>
              </w:rPr>
            </w:pPr>
            <w:r>
              <w:rPr>
                <w:sz w:val="21"/>
                <w:szCs w:val="21"/>
              </w:rPr>
              <w:t>Widening 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309B5D" w14:textId="77777777" w:rsidR="008D1BC4" w:rsidRDefault="008D1BC4">
            <w:pPr>
              <w:spacing w:before="480" w:after="480"/>
              <w:rPr>
                <w:sz w:val="21"/>
                <w:szCs w:val="21"/>
              </w:rPr>
            </w:pPr>
            <w:r>
              <w:rPr>
                <w:sz w:val="21"/>
                <w:szCs w:val="21"/>
              </w:rPr>
              <w:t>Moderate-Strong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C4F7A9" w14:textId="77777777" w:rsidR="008D1BC4" w:rsidRDefault="008D1BC4">
            <w:pPr>
              <w:spacing w:before="480" w:after="480"/>
              <w:rPr>
                <w:sz w:val="21"/>
                <w:szCs w:val="21"/>
              </w:rPr>
            </w:pPr>
            <w:r>
              <w:rPr>
                <w:rStyle w:val="Strong"/>
                <w:color w:val="F4F0EB"/>
                <w:sz w:val="21"/>
                <w:szCs w:val="21"/>
                <w:bdr w:val="single" w:sz="2" w:space="0" w:color="E5E7EB" w:frame="1"/>
              </w:rPr>
              <w:t>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5DBCB3" w14:textId="77777777" w:rsidR="008D1BC4" w:rsidRDefault="008D1BC4">
            <w:pPr>
              <w:spacing w:before="480" w:after="480"/>
              <w:rPr>
                <w:sz w:val="21"/>
                <w:szCs w:val="21"/>
              </w:rPr>
            </w:pPr>
            <w:r>
              <w:rPr>
                <w:sz w:val="21"/>
                <w:szCs w:val="21"/>
              </w:rPr>
              <w:t>UK stagflation trap</w:t>
            </w:r>
          </w:p>
        </w:tc>
      </w:tr>
      <w:tr w:rsidR="008D1BC4" w14:paraId="1BD45693"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45F9DD95" w14:textId="77777777" w:rsidR="008D1BC4" w:rsidRDefault="008D1BC4">
            <w:pPr>
              <w:spacing w:before="480" w:after="480"/>
              <w:rPr>
                <w:sz w:val="21"/>
                <w:szCs w:val="21"/>
              </w:rPr>
            </w:pPr>
            <w:r>
              <w:rPr>
                <w:sz w:val="21"/>
                <w:szCs w:val="21"/>
              </w:rPr>
              <w:t>USD/JPY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B67EEA" w14:textId="77777777" w:rsidR="008D1BC4" w:rsidRDefault="008D1BC4">
            <w:pPr>
              <w:spacing w:before="480" w:after="480"/>
              <w:rPr>
                <w:sz w:val="21"/>
                <w:szCs w:val="21"/>
              </w:rPr>
            </w:pPr>
            <w:r>
              <w:rPr>
                <w:sz w:val="21"/>
                <w:szCs w:val="21"/>
              </w:rPr>
              <w:t>~260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2F8C0E" w14:textId="77777777" w:rsidR="008D1BC4" w:rsidRDefault="008D1BC4">
            <w:pPr>
              <w:spacing w:before="480" w:after="480"/>
              <w:rPr>
                <w:sz w:val="21"/>
                <w:szCs w:val="21"/>
              </w:rPr>
            </w:pPr>
            <w:r>
              <w:rPr>
                <w:sz w:val="21"/>
                <w:szCs w:val="21"/>
              </w:rPr>
              <w:t>Narrowing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1CE601" w14:textId="77777777" w:rsidR="008D1BC4" w:rsidRDefault="008D1BC4">
            <w:pPr>
              <w:spacing w:before="480" w:after="480"/>
              <w:rPr>
                <w:sz w:val="21"/>
                <w:szCs w:val="21"/>
              </w:rPr>
            </w:pPr>
            <w:r>
              <w:rPr>
                <w:rStyle w:val="Strong"/>
                <w:color w:val="F4F0EB"/>
                <w:sz w:val="21"/>
                <w:szCs w:val="21"/>
                <w:bdr w:val="single" w:sz="2" w:space="0" w:color="E5E7EB" w:frame="1"/>
              </w:rPr>
              <w:t>Strong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B08404" w14:textId="77777777" w:rsidR="008D1BC4" w:rsidRDefault="008D1BC4">
            <w:pPr>
              <w:spacing w:before="480" w:after="480"/>
              <w:rPr>
                <w:sz w:val="21"/>
                <w:szCs w:val="21"/>
              </w:rPr>
            </w:pPr>
            <w:r>
              <w:rPr>
                <w:rStyle w:val="Strong"/>
                <w:color w:val="F4F0EB"/>
                <w:sz w:val="21"/>
                <w:szCs w:val="21"/>
                <w:bdr w:val="single" w:sz="2" w:space="0" w:color="E5E7EB" w:frame="1"/>
              </w:rPr>
              <w:t>JPY</w:t>
            </w:r>
            <w:r>
              <w:rPr>
                <w:sz w:val="21"/>
                <w:szCs w:val="21"/>
              </w:rPr>
              <w:t> </w:t>
            </w:r>
            <w:r>
              <w:rPr>
                <w:rFonts w:ascii="Segoe UI Symbol" w:hAnsi="Segoe UI Symbol" w:cs="Segoe UI Symbol"/>
                <w:sz w:val="21"/>
                <w:szCs w:val="21"/>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C54427" w14:textId="77777777" w:rsidR="008D1BC4" w:rsidRDefault="008D1BC4">
            <w:pPr>
              <w:spacing w:before="480" w:after="480"/>
              <w:rPr>
                <w:sz w:val="21"/>
                <w:szCs w:val="21"/>
              </w:rPr>
            </w:pPr>
            <w:r>
              <w:rPr>
                <w:sz w:val="21"/>
                <w:szCs w:val="21"/>
              </w:rPr>
              <w:t>Ceasefire risk-on; carry cost</w:t>
            </w:r>
          </w:p>
        </w:tc>
      </w:tr>
      <w:tr w:rsidR="008D1BC4" w14:paraId="1A3A036A"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3C0A070A" w14:textId="77777777" w:rsidR="008D1BC4" w:rsidRDefault="008D1BC4">
            <w:pPr>
              <w:spacing w:before="480" w:after="480"/>
              <w:rPr>
                <w:sz w:val="21"/>
                <w:szCs w:val="21"/>
              </w:rPr>
            </w:pPr>
            <w:r>
              <w:rPr>
                <w:sz w:val="21"/>
                <w:szCs w:val="21"/>
              </w:rPr>
              <w:t>AUD/USD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BCE8F7" w14:textId="77777777" w:rsidR="008D1BC4" w:rsidRDefault="008D1BC4">
            <w:pPr>
              <w:spacing w:before="480" w:after="480"/>
              <w:rPr>
                <w:sz w:val="21"/>
                <w:szCs w:val="21"/>
              </w:rPr>
            </w:pPr>
            <w:r>
              <w:rPr>
                <w:sz w:val="21"/>
                <w:szCs w:val="21"/>
              </w:rPr>
              <w:t>~15–79 (AUD+)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423FDE" w14:textId="77777777" w:rsidR="008D1BC4" w:rsidRDefault="008D1BC4">
            <w:pPr>
              <w:spacing w:before="480" w:after="480"/>
              <w:rPr>
                <w:sz w:val="21"/>
                <w:szCs w:val="21"/>
              </w:rPr>
            </w:pPr>
            <w:r>
              <w:rPr>
                <w:sz w:val="21"/>
                <w:szCs w:val="21"/>
              </w:rPr>
              <w:t>Widening 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991651" w14:textId="77777777" w:rsidR="008D1BC4" w:rsidRDefault="008D1BC4">
            <w:pPr>
              <w:spacing w:before="480" w:after="480"/>
              <w:rPr>
                <w:sz w:val="21"/>
                <w:szCs w:val="21"/>
              </w:rPr>
            </w:pPr>
            <w:r>
              <w:rPr>
                <w:sz w:val="21"/>
                <w:szCs w:val="21"/>
              </w:rPr>
              <w:t>Low-Moderate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FA0621" w14:textId="77777777" w:rsidR="008D1BC4" w:rsidRDefault="008D1BC4">
            <w:pPr>
              <w:spacing w:before="480" w:after="480"/>
              <w:rPr>
                <w:sz w:val="21"/>
                <w:szCs w:val="21"/>
              </w:rPr>
            </w:pPr>
            <w:r>
              <w:rPr>
                <w:rStyle w:val="Strong"/>
                <w:color w:val="F4F0EB"/>
                <w:sz w:val="21"/>
                <w:szCs w:val="21"/>
                <w:bdr w:val="single" w:sz="2" w:space="0" w:color="E5E7EB" w:frame="1"/>
              </w:rPr>
              <w:t>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C9FEA0" w14:textId="77777777" w:rsidR="008D1BC4" w:rsidRDefault="008D1BC4">
            <w:pPr>
              <w:spacing w:before="480" w:after="480"/>
              <w:rPr>
                <w:sz w:val="21"/>
                <w:szCs w:val="21"/>
              </w:rPr>
            </w:pPr>
            <w:r>
              <w:rPr>
                <w:sz w:val="21"/>
                <w:szCs w:val="21"/>
              </w:rPr>
              <w:t>Global recession; China</w:t>
            </w:r>
          </w:p>
        </w:tc>
      </w:tr>
      <w:tr w:rsidR="008D1BC4" w14:paraId="0A6B7218"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3EA1B155" w14:textId="77777777" w:rsidR="008D1BC4" w:rsidRDefault="008D1BC4">
            <w:pPr>
              <w:spacing w:before="480" w:after="480"/>
              <w:rPr>
                <w:sz w:val="21"/>
                <w:szCs w:val="21"/>
              </w:rPr>
            </w:pPr>
            <w:r>
              <w:rPr>
                <w:sz w:val="21"/>
                <w:szCs w:val="21"/>
              </w:rPr>
              <w:t>NZD/USD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1CE0B8" w14:textId="77777777" w:rsidR="008D1BC4" w:rsidRDefault="008D1BC4">
            <w:pPr>
              <w:spacing w:before="480" w:after="480"/>
              <w:rPr>
                <w:sz w:val="21"/>
                <w:szCs w:val="21"/>
              </w:rPr>
            </w:pPr>
            <w:r>
              <w:rPr>
                <w:sz w:val="21"/>
                <w:szCs w:val="21"/>
              </w:rPr>
              <w:t>~5–87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E5E0B0" w14:textId="77777777" w:rsidR="008D1BC4" w:rsidRDefault="008D1BC4">
            <w:pPr>
              <w:spacing w:before="480" w:after="480"/>
              <w:rPr>
                <w:sz w:val="21"/>
                <w:szCs w:val="21"/>
              </w:rPr>
            </w:pPr>
            <w:r>
              <w:rPr>
                <w:sz w:val="21"/>
                <w:szCs w:val="21"/>
              </w:rPr>
              <w:t>Repricing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E9A4B7" w14:textId="77777777" w:rsidR="008D1BC4" w:rsidRDefault="008D1BC4">
            <w:pPr>
              <w:spacing w:before="480" w:after="480"/>
              <w:rPr>
                <w:sz w:val="21"/>
                <w:szCs w:val="21"/>
              </w:rPr>
            </w:pPr>
            <w:r>
              <w:rPr>
                <w:sz w:val="21"/>
                <w:szCs w:val="21"/>
              </w:rPr>
              <w:t>Low-Moderate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60E616" w14:textId="77777777" w:rsidR="008D1BC4" w:rsidRDefault="008D1BC4">
            <w:pPr>
              <w:spacing w:before="480" w:after="480"/>
              <w:rPr>
                <w:sz w:val="21"/>
                <w:szCs w:val="21"/>
              </w:rPr>
            </w:pPr>
            <w:r>
              <w:rPr>
                <w:sz w:val="21"/>
                <w:szCs w:val="21"/>
              </w:rPr>
              <w:t>Neutral/mild 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679927" w14:textId="77777777" w:rsidR="008D1BC4" w:rsidRDefault="008D1BC4">
            <w:pPr>
              <w:spacing w:before="480" w:after="480"/>
              <w:rPr>
                <w:sz w:val="21"/>
                <w:szCs w:val="21"/>
              </w:rPr>
            </w:pPr>
            <w:r>
              <w:rPr>
                <w:sz w:val="21"/>
                <w:szCs w:val="21"/>
              </w:rPr>
              <w:t>NZ domestic collapse</w:t>
            </w:r>
          </w:p>
        </w:tc>
      </w:tr>
      <w:tr w:rsidR="008D1BC4" w14:paraId="48A3ED58"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5704CA93" w14:textId="77777777" w:rsidR="008D1BC4" w:rsidRDefault="008D1BC4">
            <w:pPr>
              <w:spacing w:before="480" w:after="480"/>
              <w:rPr>
                <w:sz w:val="21"/>
                <w:szCs w:val="21"/>
              </w:rPr>
            </w:pPr>
            <w:r>
              <w:rPr>
                <w:sz w:val="21"/>
                <w:szCs w:val="21"/>
              </w:rPr>
              <w:t>USD/CAD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DC4AA8" w14:textId="77777777" w:rsidR="008D1BC4" w:rsidRDefault="008D1BC4">
            <w:pPr>
              <w:spacing w:before="480" w:after="480"/>
              <w:rPr>
                <w:sz w:val="21"/>
                <w:szCs w:val="21"/>
              </w:rPr>
            </w:pPr>
            <w:r>
              <w:rPr>
                <w:sz w:val="21"/>
                <w:szCs w:val="21"/>
              </w:rPr>
              <w:t>~55–102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290665" w14:textId="77777777" w:rsidR="008D1BC4" w:rsidRDefault="008D1BC4">
            <w:pPr>
              <w:spacing w:before="480" w:after="480"/>
              <w:rPr>
                <w:sz w:val="21"/>
                <w:szCs w:val="21"/>
              </w:rPr>
            </w:pPr>
            <w:r>
              <w:rPr>
                <w:sz w:val="21"/>
                <w:szCs w:val="21"/>
              </w:rPr>
              <w:t>Widening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E711CE" w14:textId="77777777" w:rsidR="008D1BC4" w:rsidRDefault="008D1BC4">
            <w:pPr>
              <w:spacing w:before="480" w:after="480"/>
              <w:rPr>
                <w:sz w:val="21"/>
                <w:szCs w:val="21"/>
              </w:rPr>
            </w:pPr>
            <w:r>
              <w:rPr>
                <w:sz w:val="21"/>
                <w:szCs w:val="21"/>
              </w:rPr>
              <w:t>Low-Moderate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A2DFC2" w14:textId="77777777" w:rsidR="008D1BC4" w:rsidRDefault="008D1BC4">
            <w:pPr>
              <w:spacing w:before="480" w:after="480"/>
              <w:rPr>
                <w:sz w:val="21"/>
                <w:szCs w:val="21"/>
              </w:rPr>
            </w:pPr>
            <w:r>
              <w:rPr>
                <w:rStyle w:val="Strong"/>
                <w:color w:val="F4F0EB"/>
                <w:sz w:val="21"/>
                <w:szCs w:val="21"/>
                <w:bdr w:val="single" w:sz="2" w:space="0" w:color="E5E7EB" w:frame="1"/>
              </w:rPr>
              <w:t>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6ED9BC" w14:textId="77777777" w:rsidR="008D1BC4" w:rsidRDefault="008D1BC4">
            <w:pPr>
              <w:spacing w:before="480" w:after="480"/>
              <w:rPr>
                <w:sz w:val="21"/>
                <w:szCs w:val="21"/>
              </w:rPr>
            </w:pPr>
            <w:r>
              <w:rPr>
                <w:sz w:val="21"/>
                <w:szCs w:val="21"/>
              </w:rPr>
              <w:t>Oil surge boosts CAD</w:t>
            </w:r>
          </w:p>
        </w:tc>
      </w:tr>
      <w:tr w:rsidR="008D1BC4" w14:paraId="4C621897" w14:textId="77777777" w:rsidTr="008D1BC4">
        <w:tc>
          <w:tcPr>
            <w:tcW w:w="0" w:type="auto"/>
            <w:tcBorders>
              <w:top w:val="single" w:sz="2" w:space="0" w:color="E5E7EB"/>
              <w:left w:val="single" w:sz="2" w:space="0" w:color="E5E7EB"/>
              <w:bottom w:val="single" w:sz="2" w:space="0" w:color="E5E7EB"/>
              <w:right w:val="single" w:sz="2" w:space="0" w:color="E5E7EB"/>
            </w:tcBorders>
            <w:vAlign w:val="bottom"/>
            <w:hideMark/>
          </w:tcPr>
          <w:p w14:paraId="53D51FF6" w14:textId="77777777" w:rsidR="008D1BC4" w:rsidRDefault="008D1BC4">
            <w:pPr>
              <w:spacing w:before="480" w:after="480"/>
              <w:rPr>
                <w:sz w:val="21"/>
                <w:szCs w:val="21"/>
              </w:rPr>
            </w:pPr>
            <w:r>
              <w:rPr>
                <w:sz w:val="21"/>
                <w:szCs w:val="21"/>
              </w:rPr>
              <w:t>USD/CHF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7F5C9" w14:textId="77777777" w:rsidR="008D1BC4" w:rsidRDefault="008D1BC4">
            <w:pPr>
              <w:spacing w:before="480" w:after="480"/>
              <w:rPr>
                <w:sz w:val="21"/>
                <w:szCs w:val="21"/>
              </w:rPr>
            </w:pPr>
            <w:r>
              <w:rPr>
                <w:sz w:val="21"/>
                <w:szCs w:val="21"/>
              </w:rPr>
              <w:t>~355–394 (USD+)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CFC8F" w14:textId="77777777" w:rsidR="008D1BC4" w:rsidRDefault="008D1BC4">
            <w:pPr>
              <w:spacing w:before="480" w:after="480"/>
              <w:rPr>
                <w:sz w:val="21"/>
                <w:szCs w:val="21"/>
              </w:rPr>
            </w:pPr>
            <w:r>
              <w:rPr>
                <w:sz w:val="21"/>
                <w:szCs w:val="21"/>
              </w:rPr>
              <w:t>Stable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D1B9F0" w14:textId="77777777" w:rsidR="008D1BC4" w:rsidRDefault="008D1BC4">
            <w:pPr>
              <w:spacing w:before="480" w:after="480"/>
              <w:rPr>
                <w:sz w:val="21"/>
                <w:szCs w:val="21"/>
              </w:rPr>
            </w:pPr>
            <w:r>
              <w:rPr>
                <w:sz w:val="21"/>
                <w:szCs w:val="21"/>
              </w:rPr>
              <w:t>Moderate/Suspended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70AAB" w14:textId="77777777" w:rsidR="008D1BC4" w:rsidRDefault="008D1BC4">
            <w:pPr>
              <w:spacing w:before="480" w:after="480"/>
              <w:rPr>
                <w:sz w:val="21"/>
                <w:szCs w:val="21"/>
              </w:rPr>
            </w:pPr>
            <w:r>
              <w:rPr>
                <w:sz w:val="21"/>
                <w:szCs w:val="21"/>
              </w:rPr>
              <w:t>Contested (haven vs carry)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C14432" w14:textId="77777777" w:rsidR="008D1BC4" w:rsidRDefault="008D1BC4">
            <w:pPr>
              <w:spacing w:before="480" w:after="480"/>
              <w:rPr>
                <w:sz w:val="21"/>
                <w:szCs w:val="21"/>
              </w:rPr>
            </w:pPr>
            <w:r>
              <w:rPr>
                <w:sz w:val="21"/>
                <w:szCs w:val="21"/>
              </w:rPr>
              <w:t>Escalation overwhelms SNB</w:t>
            </w:r>
          </w:p>
        </w:tc>
      </w:tr>
    </w:tbl>
    <w:p w14:paraId="6A563E62" w14:textId="77777777" w:rsidR="008D1BC4" w:rsidRDefault="001A5327" w:rsidP="008D1BC4">
      <w:pPr>
        <w:spacing w:before="686" w:after="686"/>
        <w:rPr>
          <w:rFonts w:ascii="Times New Roman" w:hAnsi="Times New Roman"/>
          <w:sz w:val="24"/>
          <w:szCs w:val="24"/>
        </w:rPr>
      </w:pPr>
      <w:r>
        <w:pict w14:anchorId="44A02B68">
          <v:rect id="_x0000_i1060" style="width:0;height:0" o:hralign="center" o:hrstd="t" o:hr="t" fillcolor="#a0a0a0" stroked="f"/>
        </w:pict>
      </w:r>
    </w:p>
    <w:p w14:paraId="09A4142A"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HIGHEST-CONVICTION TRADE</w:t>
      </w:r>
    </w:p>
    <w:p w14:paraId="76A64B92" w14:textId="77777777" w:rsidR="008D1BC4" w:rsidRDefault="008D1BC4" w:rsidP="008D1BC4">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Short USD/JPY.</w:t>
      </w:r>
      <w:r>
        <w:rPr>
          <w:rFonts w:ascii="Inter" w:hAnsi="Inter"/>
          <w:color w:val="F4F0EB"/>
          <w:sz w:val="21"/>
          <w:szCs w:val="21"/>
        </w:rPr>
        <w:t> The only pair where the rate-differential signal (</w:t>
      </w:r>
      <w:proofErr w:type="spellStart"/>
      <w:r>
        <w:rPr>
          <w:rFonts w:ascii="Inter" w:hAnsi="Inter"/>
          <w:color w:val="F4F0EB"/>
          <w:sz w:val="21"/>
          <w:szCs w:val="21"/>
        </w:rPr>
        <w:t>BoJ</w:t>
      </w:r>
      <w:proofErr w:type="spellEnd"/>
      <w:r>
        <w:rPr>
          <w:rFonts w:ascii="Inter" w:hAnsi="Inter"/>
          <w:color w:val="F4F0EB"/>
          <w:sz w:val="21"/>
          <w:szCs w:val="21"/>
        </w:rPr>
        <w:t xml:space="preserve"> hiking, spread narrowing), the safe-haven signal (VIX &gt;25 reinforces JPY), and the intervention signal (</w:t>
      </w:r>
      <w:proofErr w:type="spellStart"/>
      <w:r>
        <w:rPr>
          <w:rFonts w:ascii="Inter" w:hAnsi="Inter"/>
          <w:color w:val="F4F0EB"/>
          <w:sz w:val="21"/>
          <w:szCs w:val="21"/>
        </w:rPr>
        <w:t>FinMin</w:t>
      </w:r>
      <w:proofErr w:type="spellEnd"/>
      <w:r>
        <w:rPr>
          <w:rFonts w:ascii="Inter" w:hAnsi="Inter"/>
          <w:color w:val="F4F0EB"/>
          <w:sz w:val="21"/>
          <w:szCs w:val="21"/>
        </w:rPr>
        <w:t xml:space="preserve"> threats at 160) all </w:t>
      </w:r>
      <w:r>
        <w:rPr>
          <w:rStyle w:val="Strong"/>
          <w:rFonts w:ascii="Inter" w:eastAsiaTheme="majorEastAsia" w:hAnsi="Inter"/>
          <w:color w:val="F4F0EB"/>
          <w:sz w:val="21"/>
          <w:szCs w:val="21"/>
          <w:bdr w:val="single" w:sz="2" w:space="0" w:color="E5E7EB" w:frame="1"/>
        </w:rPr>
        <w:t>align in the same direction</w:t>
      </w:r>
      <w:r>
        <w:rPr>
          <w:rFonts w:ascii="Inter" w:hAnsi="Inter"/>
          <w:color w:val="F4F0EB"/>
          <w:sz w:val="21"/>
          <w:szCs w:val="21"/>
        </w:rPr>
        <w:t>. All other pairs suffer from at least one dimension of conflict between carry, risk regime, and policy trajectory.</w:t>
      </w:r>
    </w:p>
    <w:p w14:paraId="64AE28B5" w14:textId="77777777" w:rsidR="008D1BC4" w:rsidRDefault="008D1BC4" w:rsidP="008D1BC4">
      <w:pPr>
        <w:pStyle w:val="Heading2"/>
        <w:pBdr>
          <w:top w:val="single" w:sz="2" w:space="0" w:color="E5E7EB"/>
          <w:left w:val="single" w:sz="2" w:space="0" w:color="E5E7EB"/>
          <w:bottom w:val="single" w:sz="2" w:space="0" w:color="E5E7EB"/>
          <w:right w:val="single" w:sz="2" w:space="0" w:color="E5E7EB"/>
        </w:pBdr>
        <w:shd w:val="clear" w:color="auto" w:fill="252523"/>
        <w:spacing w:before="384" w:after="192"/>
        <w:rPr>
          <w:rFonts w:ascii="system-ui" w:hAnsi="system-ui"/>
          <w:color w:val="FFFFFF"/>
          <w:spacing w:val="-6"/>
          <w:sz w:val="34"/>
          <w:szCs w:val="34"/>
        </w:rPr>
      </w:pPr>
      <w:r>
        <w:rPr>
          <w:rFonts w:ascii="system-ui" w:hAnsi="system-ui"/>
          <w:color w:val="FFFFFF"/>
          <w:spacing w:val="-6"/>
          <w:sz w:val="34"/>
          <w:szCs w:val="34"/>
        </w:rPr>
        <w:t>REGIME DIRECTIVES</w:t>
      </w:r>
    </w:p>
    <w:p w14:paraId="085C8D96" w14:textId="77777777" w:rsidR="008D1BC4" w:rsidRDefault="008D1BC4" w:rsidP="008D1BC4">
      <w:pPr>
        <w:numPr>
          <w:ilvl w:val="0"/>
          <w:numId w:val="2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Position sizing:</w:t>
      </w:r>
      <w:r>
        <w:rPr>
          <w:rFonts w:ascii="Inter" w:hAnsi="Inter"/>
          <w:color w:val="F4F0EB"/>
          <w:sz w:val="21"/>
          <w:szCs w:val="21"/>
        </w:rPr>
        <w:t> Reduce all rate-differential trades by 50% while VIX remains &gt;25.</w:t>
      </w:r>
    </w:p>
    <w:p w14:paraId="61B06132" w14:textId="77777777" w:rsidR="008D1BC4" w:rsidRDefault="008D1BC4" w:rsidP="008D1BC4">
      <w:pPr>
        <w:numPr>
          <w:ilvl w:val="0"/>
          <w:numId w:val="2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Maximum leverage:</w:t>
      </w:r>
      <w:r>
        <w:rPr>
          <w:rFonts w:ascii="Inter" w:hAnsi="Inter"/>
          <w:color w:val="F4F0EB"/>
          <w:sz w:val="21"/>
          <w:szCs w:val="21"/>
        </w:rPr>
        <w:t> Disabled across all pairs (VIX &gt;20).</w:t>
      </w:r>
    </w:p>
    <w:p w14:paraId="468DB3B9" w14:textId="77777777" w:rsidR="008D1BC4" w:rsidRDefault="008D1BC4" w:rsidP="008D1BC4">
      <w:pPr>
        <w:numPr>
          <w:ilvl w:val="0"/>
          <w:numId w:val="2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Strip rate-cut expectations</w:t>
      </w:r>
      <w:r>
        <w:rPr>
          <w:rFonts w:ascii="Inter" w:hAnsi="Inter"/>
          <w:color w:val="F4F0EB"/>
          <w:sz w:val="21"/>
          <w:szCs w:val="21"/>
        </w:rPr>
        <w:t> from Q2–Q3 models — the easing cycle is over.</w:t>
      </w:r>
    </w:p>
    <w:p w14:paraId="4534A403" w14:textId="77777777" w:rsidR="008D1BC4" w:rsidRDefault="008D1BC4" w:rsidP="008D1BC4">
      <w:pPr>
        <w:numPr>
          <w:ilvl w:val="0"/>
          <w:numId w:val="2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Monitor RBNZ</w:t>
      </w:r>
      <w:r>
        <w:rPr>
          <w:rFonts w:ascii="Inter" w:hAnsi="Inter"/>
          <w:color w:val="F4F0EB"/>
          <w:sz w:val="21"/>
          <w:szCs w:val="21"/>
        </w:rPr>
        <w:t> as the leading-edge indicator for the commodity-currency complex over the next 90 days.</w:t>
      </w:r>
    </w:p>
    <w:p w14:paraId="0F84DED6" w14:textId="77777777" w:rsidR="008D1BC4" w:rsidRDefault="008D1BC4" w:rsidP="008D1BC4">
      <w:pPr>
        <w:numPr>
          <w:ilvl w:val="0"/>
          <w:numId w:val="2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Binary tail risk:</w:t>
      </w:r>
      <w:r>
        <w:rPr>
          <w:rFonts w:ascii="Inter" w:hAnsi="Inter"/>
          <w:color w:val="F4F0EB"/>
          <w:sz w:val="21"/>
          <w:szCs w:val="21"/>
        </w:rPr>
        <w:t> Ceasefire = massive unwind of all current positioning (oil collapse, VIX plunge, safe-haven reversal, ECB/BoE hike expectations evaporate).</w:t>
      </w:r>
    </w:p>
    <w:p w14:paraId="4136B25B" w14:textId="700A6BA8" w:rsidR="008D1BC4" w:rsidRDefault="008D1BC4" w:rsidP="00546C9C">
      <w:pPr>
        <w:rPr>
          <w:lang w:val="en-US"/>
        </w:rPr>
      </w:pPr>
    </w:p>
    <w:p w14:paraId="5AD10590" w14:textId="1FCF5722" w:rsidR="008D1BC4" w:rsidRDefault="008D1BC4" w:rsidP="00546C9C">
      <w:pPr>
        <w:rPr>
          <w:lang w:val="en-US"/>
        </w:rPr>
      </w:pPr>
    </w:p>
    <w:p w14:paraId="704E6374" w14:textId="0A4A4A83" w:rsidR="008D1BC4" w:rsidRDefault="008D1BC4" w:rsidP="00546C9C">
      <w:pPr>
        <w:rPr>
          <w:lang w:val="en-US"/>
        </w:rPr>
      </w:pPr>
    </w:p>
    <w:p w14:paraId="5F193052" w14:textId="645FA47C" w:rsidR="008D1BC4" w:rsidRDefault="008D1BC4" w:rsidP="00546C9C">
      <w:pPr>
        <w:rPr>
          <w:lang w:val="en-US"/>
        </w:rPr>
      </w:pPr>
    </w:p>
    <w:p w14:paraId="6ADF64AE" w14:textId="448250D0" w:rsidR="008D1BC4" w:rsidRPr="008D1BC4" w:rsidRDefault="008D1BC4" w:rsidP="008D1BC4">
      <w:pPr>
        <w:pStyle w:val="Heading1"/>
        <w:rPr>
          <w:rFonts w:eastAsia="Times New Roman"/>
          <w:b/>
          <w:bCs/>
          <w:lang w:eastAsia="en-KE"/>
        </w:rPr>
      </w:pPr>
      <w:r w:rsidRPr="008D1BC4">
        <w:rPr>
          <w:rFonts w:eastAsia="Times New Roman"/>
          <w:b/>
          <w:bCs/>
          <w:lang w:val="en-US" w:eastAsia="en-KE"/>
        </w:rPr>
        <w:t>4.</w:t>
      </w:r>
      <w:r w:rsidRPr="008D1BC4">
        <w:rPr>
          <w:rFonts w:eastAsia="Times New Roman"/>
          <w:b/>
          <w:bCs/>
          <w:lang w:eastAsia="en-KE"/>
        </w:rPr>
        <w:t>Prompt D: Risk Sentiment Classification (Protocol 19)</w:t>
      </w:r>
    </w:p>
    <w:p w14:paraId="1726635F" w14:textId="37FD49A1" w:rsidR="008D1BC4" w:rsidRPr="002C5988" w:rsidRDefault="008D1BC4" w:rsidP="008D1BC4">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b/>
          <w:bCs/>
          <w:color w:val="F4F0EB"/>
          <w:sz w:val="21"/>
          <w:szCs w:val="21"/>
          <w:lang w:val="en-US" w:eastAsia="en-KE"/>
        </w:rPr>
      </w:pPr>
      <w:r w:rsidRPr="008D1BC4">
        <w:rPr>
          <w:rFonts w:ascii="Inter" w:eastAsia="Times New Roman" w:hAnsi="Inter" w:cs="Times New Roman"/>
          <w:b/>
          <w:bCs/>
          <w:color w:val="F4F0EB"/>
          <w:sz w:val="21"/>
          <w:szCs w:val="21"/>
          <w:bdr w:val="single" w:sz="2" w:space="0" w:color="E5E7EB" w:frame="1"/>
          <w:lang w:eastAsia="en-KE"/>
        </w:rPr>
        <w:t>Cadence:</w:t>
      </w:r>
      <w:r w:rsidRPr="008D1BC4">
        <w:rPr>
          <w:rFonts w:ascii="Inter" w:eastAsia="Times New Roman" w:hAnsi="Inter" w:cs="Times New Roman"/>
          <w:b/>
          <w:bCs/>
          <w:color w:val="F4F0EB"/>
          <w:sz w:val="21"/>
          <w:szCs w:val="21"/>
          <w:lang w:eastAsia="en-KE"/>
        </w:rPr>
        <w:t> Daily (pre-session)</w:t>
      </w:r>
      <w:r w:rsidR="002C5988">
        <w:rPr>
          <w:rFonts w:ascii="Inter" w:eastAsia="Times New Roman" w:hAnsi="Inter" w:cs="Times New Roman"/>
          <w:b/>
          <w:bCs/>
          <w:color w:val="F4F0EB"/>
          <w:sz w:val="21"/>
          <w:szCs w:val="21"/>
          <w:lang w:val="en-US" w:eastAsia="en-KE"/>
        </w:rPr>
        <w:t xml:space="preserve"> last check 27/03/2026 next check 30/04/2026</w:t>
      </w:r>
    </w:p>
    <w:p w14:paraId="7DCF04A6" w14:textId="77777777" w:rsidR="002C5988" w:rsidRDefault="002C5988" w:rsidP="002C5988">
      <w:pPr>
        <w:pStyle w:val="Heading1"/>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51"/>
          <w:szCs w:val="51"/>
        </w:rPr>
      </w:pPr>
      <w:r>
        <w:rPr>
          <w:rFonts w:ascii="system-ui" w:hAnsi="system-ui"/>
          <w:color w:val="FFFFFF"/>
          <w:spacing w:val="-6"/>
          <w:sz w:val="51"/>
          <w:szCs w:val="51"/>
        </w:rPr>
        <w:t>Risk Sentiment Regime Classification — 27 March 2026</w:t>
      </w:r>
    </w:p>
    <w:p w14:paraId="09F2435A"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384" w:after="192"/>
        <w:rPr>
          <w:rFonts w:ascii="system-ui" w:hAnsi="system-ui"/>
          <w:color w:val="FFFFFF"/>
          <w:spacing w:val="-6"/>
          <w:sz w:val="34"/>
          <w:szCs w:val="34"/>
        </w:rPr>
      </w:pPr>
      <w:r>
        <w:rPr>
          <w:rFonts w:ascii="system-ui" w:hAnsi="system-ui"/>
          <w:color w:val="FFFFFF"/>
          <w:spacing w:val="-6"/>
          <w:sz w:val="34"/>
          <w:szCs w:val="34"/>
        </w:rPr>
        <w:t>Regime: MODERATE RISK-OFF | Trending Toward Severe</w:t>
      </w:r>
    </w:p>
    <w:p w14:paraId="2E0E8EAA"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Confidence: High (~90%) | Regime Age: ~25–30 days (onset ~2 March 2026, post-Hormuz closure)</w:t>
      </w:r>
    </w:p>
    <w:p w14:paraId="7F83E7B8" w14:textId="77777777" w:rsidR="002C5988" w:rsidRDefault="001A5327" w:rsidP="002C5988">
      <w:pPr>
        <w:spacing w:before="686" w:after="686"/>
        <w:rPr>
          <w:rFonts w:ascii="Times New Roman" w:hAnsi="Times New Roman"/>
          <w:sz w:val="24"/>
          <w:szCs w:val="24"/>
        </w:rPr>
      </w:pPr>
      <w:r>
        <w:pict w14:anchorId="04AC8642">
          <v:rect id="_x0000_i1061" style="width:0;height:0" o:hralign="center" o:hrstd="t" o:hr="t" fillcolor="#a0a0a0" stroked="f"/>
        </w:pict>
      </w:r>
    </w:p>
    <w:p w14:paraId="025D877E"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Core Indicators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0"/>
        <w:gridCol w:w="2186"/>
        <w:gridCol w:w="3519"/>
      </w:tblGrid>
      <w:tr w:rsidR="002C5988" w14:paraId="5DC7D37D" w14:textId="77777777" w:rsidTr="002C5988">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2393CF" w14:textId="77777777" w:rsidR="002C5988" w:rsidRPr="002C5988" w:rsidRDefault="002C5988">
            <w:pPr>
              <w:spacing w:before="480" w:after="480"/>
              <w:jc w:val="center"/>
              <w:rPr>
                <w:rFonts w:ascii="Times New Roman" w:hAnsi="Times New Roman"/>
                <w:b/>
                <w:bCs/>
                <w:color w:val="0070C0"/>
                <w:sz w:val="21"/>
                <w:szCs w:val="21"/>
              </w:rPr>
            </w:pPr>
            <w:r w:rsidRPr="002C5988">
              <w:rPr>
                <w:b/>
                <w:bCs/>
                <w:color w:val="0070C0"/>
                <w:sz w:val="21"/>
                <w:szCs w:val="21"/>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EA5E64" w14:textId="77777777" w:rsidR="002C5988" w:rsidRPr="002C5988" w:rsidRDefault="002C5988">
            <w:pPr>
              <w:spacing w:before="480" w:after="480"/>
              <w:jc w:val="center"/>
              <w:rPr>
                <w:b/>
                <w:bCs/>
                <w:color w:val="0070C0"/>
                <w:sz w:val="21"/>
                <w:szCs w:val="21"/>
              </w:rPr>
            </w:pPr>
            <w:r w:rsidRPr="002C5988">
              <w:rPr>
                <w:b/>
                <w:bCs/>
                <w:color w:val="0070C0"/>
                <w:sz w:val="21"/>
                <w:szCs w:val="21"/>
              </w:rPr>
              <w:t>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E340C46" w14:textId="77777777" w:rsidR="002C5988" w:rsidRPr="002C5988" w:rsidRDefault="002C5988">
            <w:pPr>
              <w:spacing w:before="480" w:after="480"/>
              <w:jc w:val="center"/>
              <w:rPr>
                <w:b/>
                <w:bCs/>
                <w:color w:val="0070C0"/>
                <w:sz w:val="21"/>
                <w:szCs w:val="21"/>
              </w:rPr>
            </w:pPr>
            <w:r w:rsidRPr="002C5988">
              <w:rPr>
                <w:b/>
                <w:bCs/>
                <w:color w:val="0070C0"/>
                <w:sz w:val="21"/>
                <w:szCs w:val="21"/>
              </w:rPr>
              <w:t>Signal</w:t>
            </w:r>
          </w:p>
        </w:tc>
      </w:tr>
      <w:tr w:rsidR="002C5988" w14:paraId="32147DE7"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56093834" w14:textId="77777777" w:rsidR="002C5988" w:rsidRDefault="002C5988">
            <w:pPr>
              <w:spacing w:before="480" w:after="480"/>
              <w:rPr>
                <w:sz w:val="21"/>
                <w:szCs w:val="21"/>
              </w:rPr>
            </w:pPr>
            <w:r>
              <w:rPr>
                <w:sz w:val="21"/>
                <w:szCs w:val="21"/>
              </w:rPr>
              <w:t>VIX Spot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BDFBE8" w14:textId="77777777" w:rsidR="002C5988" w:rsidRDefault="002C5988">
            <w:pPr>
              <w:spacing w:before="480" w:after="480"/>
              <w:rPr>
                <w:sz w:val="21"/>
                <w:szCs w:val="21"/>
              </w:rPr>
            </w:pPr>
            <w:r>
              <w:rPr>
                <w:sz w:val="21"/>
                <w:szCs w:val="21"/>
              </w:rPr>
              <w:t>27.44–28.43 (up 8–12% session)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5C508"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Moderate Risk-Off (&gt;20); approaching Severe (&gt;30)</w:t>
            </w:r>
          </w:p>
        </w:tc>
      </w:tr>
      <w:tr w:rsidR="002C5988" w14:paraId="4CFB64CF"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572ED105" w14:textId="77777777" w:rsidR="002C5988" w:rsidRDefault="002C5988">
            <w:pPr>
              <w:spacing w:before="480" w:after="480"/>
              <w:rPr>
                <w:sz w:val="21"/>
                <w:szCs w:val="21"/>
              </w:rPr>
            </w:pPr>
            <w:r>
              <w:rPr>
                <w:sz w:val="21"/>
                <w:szCs w:val="21"/>
              </w:rPr>
              <w:t>VVIX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159F4F" w14:textId="77777777" w:rsidR="002C5988" w:rsidRDefault="002C5988">
            <w:pPr>
              <w:spacing w:before="480" w:after="480"/>
              <w:rPr>
                <w:sz w:val="21"/>
                <w:szCs w:val="21"/>
              </w:rPr>
            </w:pPr>
            <w:r>
              <w:rPr>
                <w:sz w:val="21"/>
                <w:szCs w:val="21"/>
              </w:rPr>
              <w:t>117–131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8D6227"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Elevated Uncertainty (&gt;110); extreme tail-risk hedging demand</w:t>
            </w:r>
          </w:p>
        </w:tc>
      </w:tr>
      <w:tr w:rsidR="002C5988" w14:paraId="5848A178"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63572F97" w14:textId="77777777" w:rsidR="002C5988" w:rsidRDefault="002C5988">
            <w:pPr>
              <w:spacing w:before="480" w:after="480"/>
              <w:rPr>
                <w:sz w:val="21"/>
                <w:szCs w:val="21"/>
              </w:rPr>
            </w:pPr>
            <w:r>
              <w:rPr>
                <w:sz w:val="21"/>
                <w:szCs w:val="21"/>
              </w:rPr>
              <w:t>VIX Term Structure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C99E41" w14:textId="77777777" w:rsidR="002C5988" w:rsidRDefault="002C5988">
            <w:pPr>
              <w:spacing w:before="480" w:after="480"/>
              <w:rPr>
                <w:sz w:val="21"/>
                <w:szCs w:val="21"/>
              </w:rPr>
            </w:pPr>
            <w:r>
              <w:rPr>
                <w:sz w:val="21"/>
                <w:szCs w:val="21"/>
              </w:rPr>
              <w:t>Front-end backwardation (M1 premium to M2: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C8FAC2"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Risk-Off confirmed; acute near-term crisis pricing</w:t>
            </w:r>
          </w:p>
        </w:tc>
      </w:tr>
      <w:tr w:rsidR="002C5988" w14:paraId="0B0660C4"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75674CE3" w14:textId="77777777" w:rsidR="002C5988" w:rsidRDefault="002C5988">
            <w:pPr>
              <w:spacing w:before="480" w:after="480"/>
              <w:rPr>
                <w:sz w:val="21"/>
                <w:szCs w:val="21"/>
              </w:rPr>
            </w:pPr>
            <w:r>
              <w:rPr>
                <w:sz w:val="21"/>
                <w:szCs w:val="21"/>
              </w:rPr>
              <w:t>HY Credit OAS (BAMLH0A0HYM2)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FD8792" w14:textId="77777777" w:rsidR="002C5988" w:rsidRDefault="002C5988">
            <w:pPr>
              <w:spacing w:before="480" w:after="480"/>
              <w:rPr>
                <w:sz w:val="21"/>
                <w:szCs w:val="21"/>
              </w:rPr>
            </w:pPr>
            <w:r>
              <w:rPr>
                <w:sz w:val="21"/>
                <w:szCs w:val="21"/>
              </w:rPr>
              <w:t>3.17%–3.80% (reports diverge)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469D1F"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Ambiguous: one source shows tightening (3.17%), others show widening (~3.5</w:t>
            </w:r>
            <w:r>
              <w:rPr>
                <w:rFonts w:ascii="Times New Roman" w:hAnsi="Times New Roman" w:cs="Times New Roman"/>
                <w:sz w:val="21"/>
                <w:szCs w:val="21"/>
              </w:rPr>
              <w:t>–</w:t>
            </w:r>
            <w:r>
              <w:rPr>
                <w:sz w:val="21"/>
                <w:szCs w:val="21"/>
              </w:rPr>
              <w:t>3.8%). Either way, no blowout (&gt;6%) yet — this prevents Extreme Risk-Off classification</w:t>
            </w:r>
          </w:p>
        </w:tc>
      </w:tr>
      <w:tr w:rsidR="002C5988" w14:paraId="29D23534"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EBB0304" w14:textId="77777777" w:rsidR="002C5988" w:rsidRDefault="002C5988">
            <w:pPr>
              <w:spacing w:before="480" w:after="480"/>
              <w:rPr>
                <w:sz w:val="21"/>
                <w:szCs w:val="21"/>
              </w:rPr>
            </w:pPr>
            <w:r>
              <w:rPr>
                <w:sz w:val="21"/>
                <w:szCs w:val="21"/>
              </w:rPr>
              <w:t>10-Yr UST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6F72B1" w14:textId="77777777" w:rsidR="002C5988" w:rsidRDefault="002C5988">
            <w:pPr>
              <w:spacing w:before="480" w:after="480"/>
              <w:rPr>
                <w:sz w:val="21"/>
                <w:szCs w:val="21"/>
              </w:rPr>
            </w:pPr>
            <w:r>
              <w:rPr>
                <w:sz w:val="21"/>
                <w:szCs w:val="21"/>
              </w:rPr>
              <w:t>4.42%–4.46% (highest since mid-2025)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FB9A8"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Buyers' strike; severe auction failures</w:t>
            </w:r>
          </w:p>
        </w:tc>
      </w:tr>
      <w:tr w:rsidR="002C5988" w14:paraId="60831748"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04FD733" w14:textId="77777777" w:rsidR="002C5988" w:rsidRDefault="002C5988">
            <w:pPr>
              <w:spacing w:before="480" w:after="480"/>
              <w:rPr>
                <w:sz w:val="21"/>
                <w:szCs w:val="21"/>
              </w:rPr>
            </w:pPr>
            <w:r>
              <w:rPr>
                <w:sz w:val="21"/>
                <w:szCs w:val="21"/>
              </w:rPr>
              <w:t>Brent Crude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FF61B3" w14:textId="77777777" w:rsidR="002C5988" w:rsidRDefault="002C5988">
            <w:pPr>
              <w:spacing w:before="480" w:after="480"/>
              <w:rPr>
                <w:sz w:val="21"/>
                <w:szCs w:val="21"/>
              </w:rPr>
            </w:pPr>
            <w:r>
              <w:rPr>
                <w:sz w:val="21"/>
                <w:szCs w:val="21"/>
              </w:rPr>
              <w:t>$108–120/</w:t>
            </w:r>
            <w:proofErr w:type="spellStart"/>
            <w:r>
              <w:rPr>
                <w:sz w:val="21"/>
                <w:szCs w:val="21"/>
              </w:rPr>
              <w:t>bbl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53BCEA"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Supply shock</w:t>
            </w:r>
          </w:p>
        </w:tc>
      </w:tr>
      <w:tr w:rsidR="002C5988" w14:paraId="498C9B24"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202112FC" w14:textId="77777777" w:rsidR="002C5988" w:rsidRDefault="002C5988">
            <w:pPr>
              <w:spacing w:before="480" w:after="480"/>
              <w:rPr>
                <w:sz w:val="21"/>
                <w:szCs w:val="21"/>
              </w:rPr>
            </w:pPr>
            <w:r>
              <w:rPr>
                <w:sz w:val="21"/>
                <w:szCs w:val="21"/>
              </w:rPr>
              <w:t>WTI Crude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E213D5" w14:textId="77777777" w:rsidR="002C5988" w:rsidRDefault="002C5988">
            <w:pPr>
              <w:spacing w:before="480" w:after="480"/>
              <w:rPr>
                <w:sz w:val="21"/>
                <w:szCs w:val="21"/>
              </w:rPr>
            </w:pPr>
            <w:r>
              <w:rPr>
                <w:sz w:val="21"/>
                <w:szCs w:val="21"/>
              </w:rPr>
              <w:t>~$94/</w:t>
            </w:r>
            <w:proofErr w:type="spellStart"/>
            <w:r>
              <w:rPr>
                <w:sz w:val="21"/>
                <w:szCs w:val="21"/>
              </w:rPr>
              <w:t>bbl</w:t>
            </w:r>
            <w:proofErr w:type="spellEnd"/>
            <w:r>
              <w:rPr>
                <w:sz w:val="21"/>
                <w:szCs w:val="21"/>
              </w:rPr>
              <w:t xml:space="preserve"> (+4–5%)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1F9465"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Supply shock</w:t>
            </w:r>
          </w:p>
        </w:tc>
      </w:tr>
      <w:tr w:rsidR="002C5988" w14:paraId="77306899"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3228939D" w14:textId="77777777" w:rsidR="002C5988" w:rsidRDefault="002C5988">
            <w:pPr>
              <w:spacing w:before="480" w:after="480"/>
              <w:rPr>
                <w:sz w:val="21"/>
                <w:szCs w:val="21"/>
              </w:rPr>
            </w:pPr>
            <w:r>
              <w:rPr>
                <w:sz w:val="21"/>
                <w:szCs w:val="21"/>
              </w:rPr>
              <w:lastRenderedPageBreak/>
              <w:t>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3B837" w14:textId="77777777" w:rsidR="002C5988" w:rsidRDefault="002C5988">
            <w:pPr>
              <w:spacing w:before="480" w:after="480"/>
              <w:rPr>
                <w:sz w:val="21"/>
                <w:szCs w:val="21"/>
              </w:rPr>
            </w:pPr>
            <w:r>
              <w:rPr>
                <w:sz w:val="21"/>
                <w:szCs w:val="21"/>
              </w:rPr>
              <w:t>$4,392–4,460/oz (mixed: surging in one report, declining 3% in others)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EE913"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Contested haven signal; rising real yields creating headwinds</w:t>
            </w:r>
          </w:p>
        </w:tc>
      </w:tr>
      <w:tr w:rsidR="002C5988" w14:paraId="4A7D16BB"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1729A89A" w14:textId="77777777" w:rsidR="002C5988" w:rsidRDefault="002C5988">
            <w:pPr>
              <w:spacing w:before="480" w:after="480"/>
              <w:rPr>
                <w:sz w:val="21"/>
                <w:szCs w:val="21"/>
              </w:rPr>
            </w:pPr>
            <w:r>
              <w:rPr>
                <w:sz w:val="21"/>
                <w:szCs w:val="21"/>
              </w:rPr>
              <w:t>USD (DXY)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5C887" w14:textId="77777777" w:rsidR="002C5988" w:rsidRDefault="002C5988">
            <w:pPr>
              <w:spacing w:before="480" w:after="480"/>
              <w:rPr>
                <w:sz w:val="21"/>
                <w:szCs w:val="21"/>
              </w:rPr>
            </w:pPr>
            <w:r>
              <w:rPr>
                <w:sz w:val="21"/>
                <w:szCs w:val="21"/>
              </w:rPr>
              <w:t>~100+ (strengthening)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5ABFCF" w14:textId="77777777" w:rsidR="002C5988" w:rsidRDefault="002C5988">
            <w:pPr>
              <w:spacing w:before="480" w:after="480"/>
              <w:rPr>
                <w:sz w:val="21"/>
                <w:szCs w:val="21"/>
              </w:rPr>
            </w:pPr>
            <w:r>
              <w:rPr>
                <w:sz w:val="21"/>
                <w:szCs w:val="21"/>
              </w:rPr>
              <w:t>Haven bid intact</w:t>
            </w:r>
          </w:p>
        </w:tc>
      </w:tr>
      <w:tr w:rsidR="002C5988" w14:paraId="1542FB96"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3BDDD60E" w14:textId="77777777" w:rsidR="002C5988" w:rsidRDefault="002C5988">
            <w:pPr>
              <w:spacing w:before="480" w:after="480"/>
              <w:rPr>
                <w:sz w:val="21"/>
                <w:szCs w:val="21"/>
              </w:rPr>
            </w:pPr>
            <w:r>
              <w:rPr>
                <w:sz w:val="21"/>
                <w:szCs w:val="21"/>
              </w:rPr>
              <w:t>Bitcoin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9B3EC" w14:textId="77777777" w:rsidR="002C5988" w:rsidRDefault="002C5988">
            <w:pPr>
              <w:spacing w:before="480" w:after="480"/>
              <w:rPr>
                <w:sz w:val="21"/>
                <w:szCs w:val="21"/>
              </w:rPr>
            </w:pPr>
            <w:r>
              <w:rPr>
                <w:sz w:val="21"/>
                <w:szCs w:val="21"/>
              </w:rPr>
              <w:t>Down &gt;2%, below $69K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284099" w14:textId="77777777" w:rsidR="002C5988" w:rsidRDefault="002C5988">
            <w:pPr>
              <w:spacing w:before="480" w:after="480"/>
              <w:rPr>
                <w:sz w:val="21"/>
                <w:szCs w:val="21"/>
              </w:rPr>
            </w:pPr>
            <w:r>
              <w:rPr>
                <w:sz w:val="21"/>
                <w:szCs w:val="21"/>
              </w:rPr>
              <w:t>Failed as haven; confirms pro-cyclical risk-asset treatment</w:t>
            </w:r>
          </w:p>
        </w:tc>
      </w:tr>
      <w:tr w:rsidR="002C5988" w14:paraId="2044E592"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45BA6057" w14:textId="77777777" w:rsidR="002C5988" w:rsidRDefault="002C5988">
            <w:pPr>
              <w:spacing w:before="480" w:after="480"/>
              <w:rPr>
                <w:sz w:val="21"/>
                <w:szCs w:val="21"/>
              </w:rPr>
            </w:pPr>
            <w:r>
              <w:rPr>
                <w:sz w:val="21"/>
                <w:szCs w:val="21"/>
              </w:rPr>
              <w:t>CNN Fear &amp; Greed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0EC1F3" w14:textId="77777777" w:rsidR="002C5988" w:rsidRDefault="002C5988">
            <w:pPr>
              <w:spacing w:before="480" w:after="480"/>
              <w:rPr>
                <w:sz w:val="21"/>
                <w:szCs w:val="21"/>
              </w:rPr>
            </w:pPr>
            <w:r>
              <w:rPr>
                <w:sz w:val="21"/>
                <w:szCs w:val="21"/>
              </w:rPr>
              <w:t>15 (Extreme Fear)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340AC" w14:textId="77777777" w:rsidR="002C5988" w:rsidRDefault="002C5988">
            <w:pPr>
              <w:spacing w:before="480" w:after="480"/>
              <w:rPr>
                <w:sz w:val="21"/>
                <w:szCs w:val="21"/>
              </w:rPr>
            </w:pPr>
            <w:r>
              <w:rPr>
                <w:rFonts w:ascii="Segoe UI Emoji" w:hAnsi="Segoe UI Emoji" w:cs="Segoe UI Emoji"/>
                <w:sz w:val="21"/>
                <w:szCs w:val="21"/>
              </w:rPr>
              <w:t>🔴</w:t>
            </w:r>
          </w:p>
        </w:tc>
      </w:tr>
    </w:tbl>
    <w:p w14:paraId="0E27D8C6" w14:textId="77777777" w:rsidR="002C5988" w:rsidRDefault="001A5327" w:rsidP="002C5988">
      <w:pPr>
        <w:spacing w:before="686" w:after="686"/>
        <w:rPr>
          <w:rFonts w:ascii="Times New Roman" w:hAnsi="Times New Roman"/>
          <w:sz w:val="24"/>
          <w:szCs w:val="24"/>
        </w:rPr>
      </w:pPr>
      <w:r>
        <w:pict w14:anchorId="69A73FD5">
          <v:rect id="_x0000_i1062" style="width:0;height:0" o:hralign="center" o:hrstd="t" o:hr="t" fillcolor="#a0a0a0" stroked="f"/>
        </w:pict>
      </w:r>
    </w:p>
    <w:p w14:paraId="29B3E964"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Geopolitical Catalyst</w:t>
      </w:r>
    </w:p>
    <w:p w14:paraId="760D6369"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US-Israel-Iran conflict (5th week).</w:t>
      </w:r>
      <w:r>
        <w:rPr>
          <w:rFonts w:ascii="Inter" w:hAnsi="Inter"/>
          <w:color w:val="F4F0EB"/>
          <w:sz w:val="21"/>
          <w:szCs w:val="21"/>
        </w:rPr>
        <w:t> The Feb 28 joint strike killed Iran's Supreme Leader; Iran retaliated with missile strikes on US bases. Iran blockaded the </w:t>
      </w:r>
      <w:r>
        <w:rPr>
          <w:rStyle w:val="Strong"/>
          <w:rFonts w:ascii="Inter" w:eastAsiaTheme="majorEastAsia" w:hAnsi="Inter"/>
          <w:color w:val="F4F0EB"/>
          <w:sz w:val="21"/>
          <w:szCs w:val="21"/>
          <w:bdr w:val="single" w:sz="2" w:space="0" w:color="E5E7EB" w:frame="1"/>
        </w:rPr>
        <w:t>Strait of Hormuz</w:t>
      </w:r>
      <w:r>
        <w:rPr>
          <w:rFonts w:ascii="Inter" w:hAnsi="Inter"/>
          <w:color w:val="F4F0EB"/>
          <w:sz w:val="21"/>
          <w:szCs w:val="21"/>
        </w:rPr>
        <w:t> (~20% of global crude/LNG flows), collapsing transits by </w:t>
      </w:r>
      <w:r>
        <w:rPr>
          <w:rStyle w:val="Strong"/>
          <w:rFonts w:ascii="Inter" w:eastAsiaTheme="majorEastAsia" w:hAnsi="Inter"/>
          <w:color w:val="F4F0EB"/>
          <w:sz w:val="21"/>
          <w:szCs w:val="21"/>
          <w:bdr w:val="single" w:sz="2" w:space="0" w:color="E5E7EB" w:frame="1"/>
        </w:rPr>
        <w:t>96%</w:t>
      </w:r>
      <w:r>
        <w:rPr>
          <w:rFonts w:ascii="Inter" w:hAnsi="Inter"/>
          <w:color w:val="F4F0EB"/>
          <w:sz w:val="21"/>
          <w:szCs w:val="21"/>
        </w:rPr>
        <w:t>. The IEA called it the "greatest global energy and food security challenge in history" and the largest oil supply disruption ever (~10 million bpd cut).</w:t>
      </w:r>
    </w:p>
    <w:p w14:paraId="7AABBB49"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Style w:val="Strong"/>
          <w:rFonts w:ascii="Inter" w:eastAsiaTheme="majorEastAsia" w:hAnsi="Inter"/>
          <w:color w:val="F4F0EB"/>
          <w:sz w:val="21"/>
          <w:szCs w:val="21"/>
          <w:bdr w:val="single" w:sz="2" w:space="0" w:color="E5E7EB" w:frame="1"/>
        </w:rPr>
        <w:t>Diplomatic status:</w:t>
      </w:r>
      <w:r>
        <w:rPr>
          <w:rFonts w:ascii="Inter" w:hAnsi="Inter"/>
          <w:color w:val="F4F0EB"/>
          <w:sz w:val="21"/>
          <w:szCs w:val="21"/>
        </w:rPr>
        <w:t> Trump announced a 10-day strike pause (to April 6). Iran rejected a 15-point US peace plan, demanding full Hormuz sovereignty, war reparations, and no-strike guarantees—assessed as non-starters. Pentagon is actively preparing advanced bombing options and potential deployment of 10,000 additional troops. Markets price the "pause" as administrative delay, not de-escalation.</w:t>
      </w:r>
    </w:p>
    <w:p w14:paraId="293CE15F" w14:textId="77777777" w:rsidR="002C5988" w:rsidRDefault="001A5327" w:rsidP="002C5988">
      <w:pPr>
        <w:spacing w:before="686" w:after="686"/>
        <w:rPr>
          <w:rFonts w:ascii="Times New Roman" w:hAnsi="Times New Roman"/>
          <w:sz w:val="24"/>
          <w:szCs w:val="24"/>
        </w:rPr>
      </w:pPr>
      <w:r>
        <w:pict w14:anchorId="5048BCE2">
          <v:rect id="_x0000_i1063" style="width:0;height:0" o:hralign="center" o:hrstd="t" o:hr="t" fillcolor="#a0a0a0" stroked="f"/>
        </w:pict>
      </w:r>
    </w:p>
    <w:p w14:paraId="1F9ECB1C"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Sovereign Debt Stress</w:t>
      </w:r>
    </w:p>
    <w:p w14:paraId="29E2C398"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274" w:afterAutospacing="0"/>
        <w:rPr>
          <w:rFonts w:ascii="Inter" w:hAnsi="Inter"/>
          <w:color w:val="F4F0EB"/>
          <w:sz w:val="21"/>
          <w:szCs w:val="21"/>
        </w:rPr>
      </w:pPr>
      <w:r>
        <w:rPr>
          <w:rFonts w:ascii="Inter" w:hAnsi="Inter"/>
          <w:color w:val="F4F0EB"/>
          <w:sz w:val="21"/>
          <w:szCs w:val="21"/>
        </w:rPr>
        <w:t>Consecutive </w:t>
      </w:r>
      <w:r>
        <w:rPr>
          <w:rStyle w:val="Strong"/>
          <w:rFonts w:ascii="Inter" w:eastAsiaTheme="majorEastAsia" w:hAnsi="Inter"/>
          <w:color w:val="F4F0EB"/>
          <w:sz w:val="21"/>
          <w:szCs w:val="21"/>
          <w:bdr w:val="single" w:sz="2" w:space="0" w:color="E5E7EB" w:frame="1"/>
        </w:rPr>
        <w:t>failed Treasury auctions</w:t>
      </w:r>
      <w:r>
        <w:rPr>
          <w:rFonts w:ascii="Inter" w:hAnsi="Inter"/>
          <w:color w:val="F4F0EB"/>
          <w:sz w:val="21"/>
          <w:szCs w:val="21"/>
        </w:rPr>
        <w:t> (2-yr, 5-yr, 7-yr). The $44B 7-year auction on March 26 was catastrophic:</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2"/>
        <w:gridCol w:w="840"/>
        <w:gridCol w:w="4493"/>
      </w:tblGrid>
      <w:tr w:rsidR="002C5988" w14:paraId="2BDCB75C" w14:textId="77777777" w:rsidTr="002C5988">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767090" w14:textId="77777777" w:rsidR="002C5988" w:rsidRPr="002C5988" w:rsidRDefault="002C5988">
            <w:pPr>
              <w:spacing w:before="480" w:after="480"/>
              <w:jc w:val="center"/>
              <w:rPr>
                <w:rFonts w:ascii="Times New Roman" w:hAnsi="Times New Roman"/>
                <w:b/>
                <w:bCs/>
                <w:color w:val="0070C0"/>
                <w:sz w:val="21"/>
                <w:szCs w:val="21"/>
              </w:rPr>
            </w:pPr>
            <w:r w:rsidRPr="002C5988">
              <w:rPr>
                <w:b/>
                <w:bCs/>
                <w:color w:val="0070C0"/>
                <w:sz w:val="21"/>
                <w:szCs w:val="21"/>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C9360F" w14:textId="77777777" w:rsidR="002C5988" w:rsidRPr="002C5988" w:rsidRDefault="002C5988">
            <w:pPr>
              <w:spacing w:before="480" w:after="480"/>
              <w:jc w:val="center"/>
              <w:rPr>
                <w:b/>
                <w:bCs/>
                <w:color w:val="0070C0"/>
                <w:sz w:val="21"/>
                <w:szCs w:val="21"/>
              </w:rPr>
            </w:pPr>
            <w:r w:rsidRPr="002C5988">
              <w:rPr>
                <w:b/>
                <w:bCs/>
                <w:color w:val="0070C0"/>
                <w:sz w:val="21"/>
                <w:szCs w:val="21"/>
              </w:rPr>
              <w:t>Feb 2026</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2B86BD" w14:textId="77777777" w:rsidR="002C5988" w:rsidRPr="002C5988" w:rsidRDefault="002C5988">
            <w:pPr>
              <w:spacing w:before="480" w:after="480"/>
              <w:jc w:val="center"/>
              <w:rPr>
                <w:b/>
                <w:bCs/>
                <w:color w:val="0070C0"/>
                <w:sz w:val="21"/>
                <w:szCs w:val="21"/>
              </w:rPr>
            </w:pPr>
            <w:r w:rsidRPr="002C5988">
              <w:rPr>
                <w:b/>
                <w:bCs/>
                <w:color w:val="0070C0"/>
                <w:sz w:val="21"/>
                <w:szCs w:val="21"/>
              </w:rPr>
              <w:t>Mar 26, 2026</w:t>
            </w:r>
          </w:p>
        </w:tc>
      </w:tr>
      <w:tr w:rsidR="002C5988" w14:paraId="36E1A124"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4D730ED3" w14:textId="77777777" w:rsidR="002C5988" w:rsidRDefault="002C5988">
            <w:pPr>
              <w:spacing w:before="480" w:after="480"/>
              <w:rPr>
                <w:sz w:val="21"/>
                <w:szCs w:val="21"/>
              </w:rPr>
            </w:pPr>
            <w:r>
              <w:rPr>
                <w:sz w:val="21"/>
                <w:szCs w:val="21"/>
              </w:rPr>
              <w:t>High Yield (Clearing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C9CA7" w14:textId="77777777" w:rsidR="002C5988" w:rsidRDefault="002C5988">
            <w:pPr>
              <w:spacing w:before="480" w:after="480"/>
              <w:rPr>
                <w:sz w:val="21"/>
                <w:szCs w:val="21"/>
              </w:rPr>
            </w:pPr>
            <w:r>
              <w:rPr>
                <w:sz w:val="21"/>
                <w:szCs w:val="21"/>
              </w:rPr>
              <w:t>3.79%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E29101" w14:textId="77777777" w:rsidR="002C5988" w:rsidRDefault="002C5988">
            <w:pPr>
              <w:spacing w:before="480" w:after="480"/>
              <w:rPr>
                <w:sz w:val="21"/>
                <w:szCs w:val="21"/>
              </w:rPr>
            </w:pPr>
            <w:r>
              <w:rPr>
                <w:sz w:val="21"/>
                <w:szCs w:val="21"/>
              </w:rPr>
              <w:t>4.19–4.26% (+45 bps)</w:t>
            </w:r>
          </w:p>
        </w:tc>
      </w:tr>
      <w:tr w:rsidR="002C5988" w14:paraId="309B2FD2"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8EFAA63" w14:textId="77777777" w:rsidR="002C5988" w:rsidRDefault="002C5988">
            <w:pPr>
              <w:spacing w:before="480" w:after="480"/>
              <w:rPr>
                <w:sz w:val="21"/>
                <w:szCs w:val="21"/>
              </w:rPr>
            </w:pPr>
            <w:r>
              <w:rPr>
                <w:sz w:val="21"/>
                <w:szCs w:val="21"/>
              </w:rPr>
              <w:t>Awarded Yield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68564E" w14:textId="77777777" w:rsidR="002C5988" w:rsidRDefault="002C5988">
            <w:pPr>
              <w:spacing w:before="480" w:after="480"/>
              <w:rPr>
                <w:sz w:val="21"/>
                <w:szCs w:val="21"/>
              </w:rPr>
            </w:pPr>
            <w:r>
              <w:rPr>
                <w:sz w:val="21"/>
                <w:szCs w:val="21"/>
              </w:rPr>
              <w:t>62%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C3CCF8" w14:textId="77777777" w:rsidR="002C5988" w:rsidRDefault="002C5988">
            <w:pPr>
              <w:spacing w:before="480" w:after="480"/>
              <w:rPr>
                <w:sz w:val="21"/>
                <w:szCs w:val="21"/>
              </w:rPr>
            </w:pPr>
            <w:r>
              <w:rPr>
                <w:sz w:val="21"/>
                <w:szCs w:val="21"/>
              </w:rPr>
              <w:t>24.5%</w:t>
            </w:r>
          </w:p>
        </w:tc>
      </w:tr>
      <w:tr w:rsidR="002C5988" w14:paraId="1364E40D"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4C864A14" w14:textId="77777777" w:rsidR="002C5988" w:rsidRDefault="002C5988">
            <w:pPr>
              <w:spacing w:before="480" w:after="480"/>
              <w:rPr>
                <w:sz w:val="21"/>
                <w:szCs w:val="21"/>
              </w:rPr>
            </w:pPr>
            <w:r>
              <w:rPr>
                <w:sz w:val="21"/>
                <w:szCs w:val="21"/>
              </w:rPr>
              <w:t>Assessment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D4C358" w14:textId="77777777" w:rsidR="002C5988" w:rsidRDefault="002C5988">
            <w:pPr>
              <w:spacing w:before="480" w:after="480"/>
              <w:rPr>
                <w:sz w:val="21"/>
                <w:szCs w:val="21"/>
              </w:rPr>
            </w:pPr>
            <w:r>
              <w:rPr>
                <w:sz w:val="21"/>
                <w:szCs w:val="21"/>
              </w:rPr>
              <w:t>Stable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6FE41" w14:textId="77777777" w:rsidR="002C5988" w:rsidRDefault="002C5988">
            <w:pPr>
              <w:spacing w:before="480" w:after="480"/>
              <w:rPr>
                <w:sz w:val="21"/>
                <w:szCs w:val="21"/>
              </w:rPr>
            </w:pPr>
            <w:r>
              <w:rPr>
                <w:sz w:val="21"/>
                <w:szCs w:val="21"/>
              </w:rPr>
              <w:t>Terrible — primary dealers forced to absorb excess</w:t>
            </w:r>
          </w:p>
        </w:tc>
      </w:tr>
    </w:tbl>
    <w:p w14:paraId="208D716F"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274" w:beforeAutospacing="0" w:after="274" w:afterAutospacing="0"/>
        <w:rPr>
          <w:rFonts w:ascii="Inter" w:hAnsi="Inter"/>
          <w:color w:val="F4F0EB"/>
          <w:sz w:val="21"/>
          <w:szCs w:val="21"/>
        </w:rPr>
      </w:pPr>
      <w:r>
        <w:rPr>
          <w:rFonts w:ascii="Inter" w:hAnsi="Inter"/>
          <w:color w:val="F4F0EB"/>
          <w:sz w:val="21"/>
          <w:szCs w:val="21"/>
        </w:rPr>
        <w:t>Global contagion: German 10-yr Bund yield hit 3.09% (highest since 2011 Eurozone crisis). Foreign central bank Treasury holdings declining. Structural buyers' strike as investors refuse to lock in sub-4% yields amid energy-driven inflation risk.</w:t>
      </w:r>
    </w:p>
    <w:p w14:paraId="6D457754" w14:textId="77777777" w:rsidR="002C5988" w:rsidRDefault="001A5327" w:rsidP="002C5988">
      <w:pPr>
        <w:spacing w:before="686" w:after="686"/>
        <w:rPr>
          <w:rFonts w:ascii="Times New Roman" w:hAnsi="Times New Roman"/>
          <w:sz w:val="24"/>
          <w:szCs w:val="24"/>
        </w:rPr>
      </w:pPr>
      <w:r>
        <w:pict w14:anchorId="11831062">
          <v:rect id="_x0000_i1064" style="width:0;height:0" o:hralign="center" o:hrstd="t" o:hr="t" fillcolor="#a0a0a0" stroked="f"/>
        </w:pict>
      </w:r>
    </w:p>
    <w:p w14:paraId="1CFFC0B6"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Macro / Inflation</w:t>
      </w:r>
    </w:p>
    <w:p w14:paraId="1A90CEE0" w14:textId="77777777" w:rsidR="002C5988" w:rsidRDefault="002C5988" w:rsidP="002C5988">
      <w:pPr>
        <w:numPr>
          <w:ilvl w:val="0"/>
          <w:numId w:val="2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US CPI: 2.4% headline, 2.5% core — sticky, pre-oil-shock</w:t>
      </w:r>
    </w:p>
    <w:p w14:paraId="405D292A" w14:textId="77777777" w:rsidR="002C5988" w:rsidRDefault="002C5988" w:rsidP="002C5988">
      <w:pPr>
        <w:numPr>
          <w:ilvl w:val="0"/>
          <w:numId w:val="2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Core PCE: 0.3–0.4% m/m — firm underlying momentum</w:t>
      </w:r>
    </w:p>
    <w:p w14:paraId="5100F62A" w14:textId="77777777" w:rsidR="002C5988" w:rsidRDefault="002C5988" w:rsidP="002C5988">
      <w:pPr>
        <w:numPr>
          <w:ilvl w:val="0"/>
          <w:numId w:val="2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OECD projects G20 inflation at 4.0% for 2026</w:t>
      </w:r>
    </w:p>
    <w:p w14:paraId="2CF09528" w14:textId="77777777" w:rsidR="002C5988" w:rsidRDefault="002C5988" w:rsidP="002C5988">
      <w:pPr>
        <w:numPr>
          <w:ilvl w:val="0"/>
          <w:numId w:val="2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ECB raised 2026 inflation forecast to 2.6%</w:t>
      </w:r>
    </w:p>
    <w:p w14:paraId="2496E897" w14:textId="77777777" w:rsidR="002C5988" w:rsidRDefault="002C5988" w:rsidP="002C5988">
      <w:pPr>
        <w:numPr>
          <w:ilvl w:val="0"/>
          <w:numId w:val="2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Style w:val="Strong"/>
          <w:rFonts w:ascii="Inter" w:hAnsi="Inter"/>
          <w:color w:val="F4F0EB"/>
          <w:sz w:val="21"/>
          <w:szCs w:val="21"/>
          <w:bdr w:val="single" w:sz="2" w:space="0" w:color="E5E7EB" w:frame="1"/>
        </w:rPr>
        <w:t>Stagflation trap:</w:t>
      </w:r>
      <w:r>
        <w:rPr>
          <w:rFonts w:ascii="Inter" w:hAnsi="Inter"/>
          <w:color w:val="F4F0EB"/>
          <w:sz w:val="21"/>
          <w:szCs w:val="21"/>
        </w:rPr>
        <w:t> Supply-driven inflation prevents rate cuts while growth decelerates; Fed's hands effectively tied</w:t>
      </w:r>
    </w:p>
    <w:p w14:paraId="4C65A027" w14:textId="77777777" w:rsidR="002C5988" w:rsidRDefault="001A5327" w:rsidP="002C5988">
      <w:pPr>
        <w:spacing w:before="686" w:after="686"/>
        <w:rPr>
          <w:rFonts w:ascii="Times New Roman" w:hAnsi="Times New Roman"/>
          <w:sz w:val="24"/>
          <w:szCs w:val="24"/>
        </w:rPr>
      </w:pPr>
      <w:r>
        <w:pict w14:anchorId="6C1830C1">
          <v:rect id="_x0000_i1065" style="width:0;height:0" o:hralign="center" o:hrstd="t" o:hr="t" fillcolor="#a0a0a0" stroked="f"/>
        </w:pict>
      </w:r>
    </w:p>
    <w:p w14:paraId="71BDD3F4"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lastRenderedPageBreak/>
        <w:t>Breakdown Codes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9"/>
        <w:gridCol w:w="1046"/>
        <w:gridCol w:w="4740"/>
      </w:tblGrid>
      <w:tr w:rsidR="002C5988" w14:paraId="79616FEC" w14:textId="77777777" w:rsidTr="002C5988">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A79250A" w14:textId="77777777" w:rsidR="002C5988" w:rsidRPr="002C5988" w:rsidRDefault="002C5988">
            <w:pPr>
              <w:spacing w:before="480" w:after="480"/>
              <w:jc w:val="center"/>
              <w:rPr>
                <w:rFonts w:ascii="Times New Roman" w:hAnsi="Times New Roman"/>
                <w:b/>
                <w:bCs/>
                <w:color w:val="0070C0"/>
                <w:sz w:val="21"/>
                <w:szCs w:val="21"/>
              </w:rPr>
            </w:pPr>
            <w:r w:rsidRPr="002C5988">
              <w:rPr>
                <w:b/>
                <w:bCs/>
                <w:color w:val="0070C0"/>
                <w:sz w:val="21"/>
                <w:szCs w:val="21"/>
              </w:rPr>
              <w:t>Code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8EAB9A" w14:textId="77777777" w:rsidR="002C5988" w:rsidRPr="002C5988" w:rsidRDefault="002C5988">
            <w:pPr>
              <w:spacing w:before="480" w:after="480"/>
              <w:jc w:val="center"/>
              <w:rPr>
                <w:b/>
                <w:bCs/>
                <w:color w:val="0070C0"/>
                <w:sz w:val="21"/>
                <w:szCs w:val="21"/>
              </w:rPr>
            </w:pPr>
            <w:r w:rsidRPr="002C5988">
              <w:rPr>
                <w:b/>
                <w:bCs/>
                <w:color w:val="0070C0"/>
                <w:sz w:val="21"/>
                <w:szCs w:val="21"/>
              </w:rPr>
              <w:t>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5A0AE9" w14:textId="77777777" w:rsidR="002C5988" w:rsidRPr="002C5988" w:rsidRDefault="002C5988">
            <w:pPr>
              <w:spacing w:before="480" w:after="480"/>
              <w:jc w:val="center"/>
              <w:rPr>
                <w:b/>
                <w:bCs/>
                <w:color w:val="0070C0"/>
                <w:sz w:val="21"/>
                <w:szCs w:val="21"/>
              </w:rPr>
            </w:pPr>
            <w:r w:rsidRPr="002C5988">
              <w:rPr>
                <w:b/>
                <w:bCs/>
                <w:color w:val="0070C0"/>
                <w:sz w:val="21"/>
                <w:szCs w:val="21"/>
              </w:rPr>
              <w:t>Rationale</w:t>
            </w:r>
          </w:p>
        </w:tc>
      </w:tr>
      <w:tr w:rsidR="002C5988" w14:paraId="59BEDE6D"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2A0FA46D" w14:textId="77777777" w:rsidR="002C5988" w:rsidRDefault="002C5988">
            <w:pPr>
              <w:spacing w:before="480" w:after="480"/>
              <w:rPr>
                <w:sz w:val="21"/>
                <w:szCs w:val="21"/>
              </w:rPr>
            </w:pPr>
            <w:r>
              <w:rPr>
                <w:rStyle w:val="Strong"/>
                <w:color w:val="F4F0EB"/>
                <w:sz w:val="21"/>
                <w:szCs w:val="21"/>
                <w:bdr w:val="single" w:sz="2" w:space="0" w:color="E5E7EB" w:frame="1"/>
              </w:rPr>
              <w:t>BC_01</w:t>
            </w:r>
            <w:r>
              <w:rPr>
                <w:sz w:val="21"/>
                <w:szCs w:val="21"/>
              </w:rPr>
              <w:t> (US-Centric Shock)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23AE75"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INACTIVE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E89592" w14:textId="77777777" w:rsidR="002C5988" w:rsidRDefault="002C5988">
            <w:pPr>
              <w:spacing w:before="480" w:after="480"/>
              <w:rPr>
                <w:sz w:val="21"/>
                <w:szCs w:val="21"/>
              </w:rPr>
            </w:pPr>
            <w:r>
              <w:rPr>
                <w:sz w:val="21"/>
                <w:szCs w:val="21"/>
              </w:rPr>
              <w:t>USD strengthening (not declining); 2 of 3 conditions met but dollar retains haven status</w:t>
            </w:r>
          </w:p>
        </w:tc>
      </w:tr>
      <w:tr w:rsidR="002C5988" w14:paraId="1599F2F0"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A67D404" w14:textId="77777777" w:rsidR="002C5988" w:rsidRDefault="002C5988">
            <w:pPr>
              <w:spacing w:before="480" w:after="480"/>
              <w:rPr>
                <w:sz w:val="21"/>
                <w:szCs w:val="21"/>
              </w:rPr>
            </w:pPr>
            <w:r>
              <w:rPr>
                <w:rStyle w:val="Strong"/>
                <w:color w:val="F4F0EB"/>
                <w:sz w:val="21"/>
                <w:szCs w:val="21"/>
                <w:bdr w:val="single" w:sz="2" w:space="0" w:color="E5E7EB" w:frame="1"/>
              </w:rPr>
              <w:t>BC_05</w:t>
            </w:r>
            <w:r>
              <w:rPr>
                <w:sz w:val="21"/>
                <w:szCs w:val="21"/>
              </w:rPr>
              <w:t> (Supply-Side Divergence)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D5DD1"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w:t>
            </w:r>
            <w:r>
              <w:rPr>
                <w:rStyle w:val="Strong"/>
                <w:color w:val="F4F0EB"/>
                <w:sz w:val="21"/>
                <w:szCs w:val="21"/>
                <w:bdr w:val="single" w:sz="2" w:space="0" w:color="E5E7EB" w:frame="1"/>
              </w:rPr>
              <w:t>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4F5E3" w14:textId="77777777" w:rsidR="002C5988" w:rsidRDefault="002C5988">
            <w:pPr>
              <w:spacing w:before="480" w:after="480"/>
              <w:rPr>
                <w:sz w:val="21"/>
                <w:szCs w:val="21"/>
              </w:rPr>
            </w:pPr>
            <w:r>
              <w:rPr>
                <w:sz w:val="21"/>
                <w:szCs w:val="21"/>
              </w:rPr>
              <w:t>Oil surging +4–5% into equity risk-off — geopolitical supply shock, not demand signal. Bonds fail as equity hedge since inflation drives both down simultaneously</w:t>
            </w:r>
          </w:p>
        </w:tc>
      </w:tr>
      <w:tr w:rsidR="002C5988" w14:paraId="55286A0E"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4E09A320" w14:textId="77777777" w:rsidR="002C5988" w:rsidRDefault="002C5988">
            <w:pPr>
              <w:spacing w:before="480" w:after="480"/>
              <w:rPr>
                <w:sz w:val="21"/>
                <w:szCs w:val="21"/>
              </w:rPr>
            </w:pPr>
            <w:r>
              <w:rPr>
                <w:rStyle w:val="Strong"/>
                <w:color w:val="F4F0EB"/>
                <w:sz w:val="21"/>
                <w:szCs w:val="21"/>
                <w:bdr w:val="single" w:sz="2" w:space="0" w:color="E5E7EB" w:frame="1"/>
              </w:rPr>
              <w:t>BC_06</w:t>
            </w:r>
            <w:r>
              <w:rPr>
                <w:sz w:val="21"/>
                <w:szCs w:val="21"/>
              </w:rPr>
              <w:t> (Dash-for-Cash)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C3D678"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WATCH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079D40" w14:textId="77777777" w:rsidR="002C5988" w:rsidRDefault="002C5988">
            <w:pPr>
              <w:spacing w:before="480" w:after="480"/>
              <w:rPr>
                <w:sz w:val="21"/>
                <w:szCs w:val="21"/>
              </w:rPr>
            </w:pPr>
            <w:r>
              <w:rPr>
                <w:sz w:val="21"/>
                <w:szCs w:val="21"/>
              </w:rPr>
              <w:t>Mechanics building (gold/bonds declining, USD only appreciator), but VIX &lt;50 threshold not met</w:t>
            </w:r>
          </w:p>
        </w:tc>
      </w:tr>
      <w:tr w:rsidR="002C5988" w14:paraId="5B6B33A9"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A7971B5" w14:textId="77777777" w:rsidR="002C5988" w:rsidRDefault="002C5988">
            <w:pPr>
              <w:spacing w:before="480" w:after="480"/>
              <w:rPr>
                <w:sz w:val="21"/>
                <w:szCs w:val="21"/>
              </w:rPr>
            </w:pPr>
            <w:r>
              <w:rPr>
                <w:rStyle w:val="Strong"/>
                <w:color w:val="F4F0EB"/>
                <w:sz w:val="21"/>
                <w:szCs w:val="21"/>
                <w:bdr w:val="single" w:sz="2" w:space="0" w:color="E5E7EB" w:frame="1"/>
              </w:rPr>
              <w:t>BC_07</w:t>
            </w:r>
            <w:r>
              <w:rPr>
                <w:sz w:val="21"/>
                <w:szCs w:val="21"/>
              </w:rPr>
              <w:t> (Yield Differential Override)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0BDF54" w14:textId="77777777" w:rsidR="002C5988" w:rsidRDefault="002C5988">
            <w:pPr>
              <w:spacing w:before="480" w:after="480"/>
              <w:rPr>
                <w:sz w:val="21"/>
                <w:szCs w:val="21"/>
              </w:rPr>
            </w:pPr>
            <w:r>
              <w:rPr>
                <w:rFonts w:ascii="Segoe UI Emoji" w:hAnsi="Segoe UI Emoji" w:cs="Segoe UI Emoji"/>
                <w:sz w:val="21"/>
                <w:szCs w:val="21"/>
              </w:rPr>
              <w:t>⚠️</w:t>
            </w:r>
            <w:r>
              <w:rPr>
                <w:sz w:val="21"/>
                <w:szCs w:val="21"/>
              </w:rPr>
              <w:t xml:space="preserve"> PARTIAL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38AA9" w14:textId="77777777" w:rsidR="002C5988" w:rsidRDefault="002C5988">
            <w:pPr>
              <w:spacing w:before="480" w:after="480"/>
              <w:rPr>
                <w:sz w:val="21"/>
                <w:szCs w:val="21"/>
              </w:rPr>
            </w:pPr>
            <w:r>
              <w:rPr>
                <w:sz w:val="21"/>
                <w:szCs w:val="21"/>
              </w:rPr>
              <w:t>JPY/CHF muted despite VIX &gt;25; carry trade dynamics overriding traditional haven FX flows</w:t>
            </w:r>
          </w:p>
        </w:tc>
      </w:tr>
    </w:tbl>
    <w:p w14:paraId="3AA9B210" w14:textId="77777777" w:rsidR="002C5988" w:rsidRDefault="001A5327" w:rsidP="002C5988">
      <w:pPr>
        <w:spacing w:before="686" w:after="686"/>
        <w:rPr>
          <w:rFonts w:ascii="Times New Roman" w:hAnsi="Times New Roman"/>
          <w:sz w:val="24"/>
          <w:szCs w:val="24"/>
        </w:rPr>
      </w:pPr>
      <w:r>
        <w:pict w14:anchorId="77133BF2">
          <v:rect id="_x0000_i1066" style="width:0;height:0" o:hralign="center" o:hrstd="t" o:hr="t" fillcolor="#a0a0a0" stroked="f"/>
        </w:pict>
      </w:r>
    </w:p>
    <w:p w14:paraId="1B20D739"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Key Thresholds to Watch</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0"/>
        <w:gridCol w:w="5605"/>
      </w:tblGrid>
      <w:tr w:rsidR="002C5988" w14:paraId="51AC31FB" w14:textId="77777777" w:rsidTr="002C5988">
        <w:trPr>
          <w:trHeight w:val="901"/>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ED5D27" w14:textId="77777777" w:rsidR="002C5988" w:rsidRPr="002C5988" w:rsidRDefault="002C5988">
            <w:pPr>
              <w:spacing w:before="480" w:after="480"/>
              <w:jc w:val="center"/>
              <w:rPr>
                <w:rFonts w:ascii="Times New Roman" w:hAnsi="Times New Roman"/>
                <w:b/>
                <w:bCs/>
                <w:color w:val="0070C0"/>
                <w:sz w:val="21"/>
                <w:szCs w:val="21"/>
              </w:rPr>
            </w:pPr>
            <w:r w:rsidRPr="002C5988">
              <w:rPr>
                <w:b/>
                <w:bCs/>
                <w:color w:val="0070C0"/>
                <w:sz w:val="21"/>
                <w:szCs w:val="21"/>
              </w:rPr>
              <w:t>Trigger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1B8AE5" w14:textId="77777777" w:rsidR="002C5988" w:rsidRPr="002C5988" w:rsidRDefault="002C5988">
            <w:pPr>
              <w:spacing w:before="480" w:after="480"/>
              <w:jc w:val="center"/>
              <w:rPr>
                <w:b/>
                <w:bCs/>
                <w:color w:val="0070C0"/>
                <w:sz w:val="21"/>
                <w:szCs w:val="21"/>
              </w:rPr>
            </w:pPr>
            <w:r w:rsidRPr="002C5988">
              <w:rPr>
                <w:b/>
                <w:bCs/>
                <w:color w:val="0070C0"/>
                <w:sz w:val="21"/>
                <w:szCs w:val="21"/>
              </w:rPr>
              <w:t>Implication</w:t>
            </w:r>
          </w:p>
        </w:tc>
      </w:tr>
      <w:tr w:rsidR="002C5988" w14:paraId="41B3E38F"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56064C44" w14:textId="77777777" w:rsidR="002C5988" w:rsidRDefault="002C5988">
            <w:pPr>
              <w:spacing w:before="480" w:after="480"/>
              <w:rPr>
                <w:sz w:val="21"/>
                <w:szCs w:val="21"/>
              </w:rPr>
            </w:pPr>
            <w:r>
              <w:rPr>
                <w:sz w:val="21"/>
                <w:szCs w:val="21"/>
              </w:rPr>
              <w:t>VIX sustained &gt;30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A89DA0" w14:textId="77777777" w:rsidR="002C5988" w:rsidRDefault="002C5988">
            <w:pPr>
              <w:spacing w:before="480" w:after="480"/>
              <w:rPr>
                <w:sz w:val="21"/>
                <w:szCs w:val="21"/>
              </w:rPr>
            </w:pPr>
            <w:r>
              <w:rPr>
                <w:sz w:val="21"/>
                <w:szCs w:val="21"/>
              </w:rPr>
              <w:t>Upgrade to </w:t>
            </w:r>
            <w:r>
              <w:rPr>
                <w:rStyle w:val="Strong"/>
                <w:color w:val="F4F0EB"/>
                <w:sz w:val="21"/>
                <w:szCs w:val="21"/>
                <w:bdr w:val="single" w:sz="2" w:space="0" w:color="E5E7EB" w:frame="1"/>
              </w:rPr>
              <w:t>Severe Risk-Off</w:t>
            </w:r>
            <w:r>
              <w:rPr>
                <w:sz w:val="21"/>
                <w:szCs w:val="21"/>
              </w:rPr>
              <w:t>; triggers systematic de-leveraging (CTAs, vol-targeting, risk-parity)</w:t>
            </w:r>
          </w:p>
        </w:tc>
      </w:tr>
      <w:tr w:rsidR="002C5988" w14:paraId="79221644"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2D2DB606" w14:textId="77777777" w:rsidR="002C5988" w:rsidRDefault="002C5988">
            <w:pPr>
              <w:spacing w:before="480" w:after="480"/>
              <w:rPr>
                <w:sz w:val="21"/>
                <w:szCs w:val="21"/>
              </w:rPr>
            </w:pPr>
            <w:r>
              <w:rPr>
                <w:sz w:val="21"/>
                <w:szCs w:val="21"/>
              </w:rPr>
              <w:lastRenderedPageBreak/>
              <w:t>HY OAS &gt;4.0–5.0% (blowout)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ACCC2F" w14:textId="77777777" w:rsidR="002C5988" w:rsidRDefault="002C5988">
            <w:pPr>
              <w:spacing w:before="480" w:after="480"/>
              <w:rPr>
                <w:sz w:val="21"/>
                <w:szCs w:val="21"/>
              </w:rPr>
            </w:pPr>
            <w:r>
              <w:rPr>
                <w:sz w:val="21"/>
                <w:szCs w:val="21"/>
              </w:rPr>
              <w:t>Upgrade to </w:t>
            </w:r>
            <w:r>
              <w:rPr>
                <w:rStyle w:val="Strong"/>
                <w:color w:val="F4F0EB"/>
                <w:sz w:val="21"/>
                <w:szCs w:val="21"/>
                <w:bdr w:val="single" w:sz="2" w:space="0" w:color="E5E7EB" w:frame="1"/>
              </w:rPr>
              <w:t>Extreme Risk-Off</w:t>
            </w:r>
            <w:r>
              <w:rPr>
                <w:sz w:val="21"/>
                <w:szCs w:val="21"/>
              </w:rPr>
              <w:t>; credit contagion confirmed</w:t>
            </w:r>
          </w:p>
        </w:tc>
      </w:tr>
      <w:tr w:rsidR="002C5988" w14:paraId="296439D5"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2BBD1DD3" w14:textId="77777777" w:rsidR="002C5988" w:rsidRDefault="002C5988">
            <w:pPr>
              <w:spacing w:before="480" w:after="480"/>
              <w:rPr>
                <w:sz w:val="21"/>
                <w:szCs w:val="21"/>
              </w:rPr>
            </w:pPr>
            <w:r>
              <w:rPr>
                <w:sz w:val="21"/>
                <w:szCs w:val="21"/>
              </w:rPr>
              <w:t>VIX &gt;50 + gold declining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2DE984" w14:textId="77777777" w:rsidR="002C5988" w:rsidRDefault="002C5988">
            <w:pPr>
              <w:spacing w:before="480" w:after="480"/>
              <w:rPr>
                <w:sz w:val="21"/>
                <w:szCs w:val="21"/>
              </w:rPr>
            </w:pPr>
            <w:r>
              <w:rPr>
                <w:rStyle w:val="Strong"/>
                <w:color w:val="F4F0EB"/>
                <w:sz w:val="21"/>
                <w:szCs w:val="21"/>
                <w:bdr w:val="single" w:sz="2" w:space="0" w:color="E5E7EB" w:frame="1"/>
              </w:rPr>
              <w:t>BC_06 Dash-for-Cash</w:t>
            </w:r>
            <w:r>
              <w:rPr>
                <w:sz w:val="21"/>
                <w:szCs w:val="21"/>
              </w:rPr>
              <w:t> activates — terminal liquidity crisis</w:t>
            </w:r>
          </w:p>
        </w:tc>
      </w:tr>
      <w:tr w:rsidR="002C5988" w14:paraId="1F30027D" w14:textId="77777777" w:rsidTr="002C5988">
        <w:tc>
          <w:tcPr>
            <w:tcW w:w="0" w:type="auto"/>
            <w:tcBorders>
              <w:top w:val="single" w:sz="2" w:space="0" w:color="E5E7EB"/>
              <w:left w:val="single" w:sz="2" w:space="0" w:color="E5E7EB"/>
              <w:bottom w:val="single" w:sz="2" w:space="0" w:color="E5E7EB"/>
              <w:right w:val="single" w:sz="2" w:space="0" w:color="E5E7EB"/>
            </w:tcBorders>
            <w:vAlign w:val="bottom"/>
            <w:hideMark/>
          </w:tcPr>
          <w:p w14:paraId="050B61CC" w14:textId="77777777" w:rsidR="002C5988" w:rsidRDefault="002C5988">
            <w:pPr>
              <w:spacing w:before="480" w:after="480"/>
              <w:rPr>
                <w:sz w:val="21"/>
                <w:szCs w:val="21"/>
              </w:rPr>
            </w:pPr>
            <w:r>
              <w:rPr>
                <w:sz w:val="21"/>
                <w:szCs w:val="21"/>
              </w:rPr>
              <w:t>Hormuz reopening / ceasefire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B3722E" w14:textId="77777777" w:rsidR="002C5988" w:rsidRDefault="002C5988">
            <w:pPr>
              <w:spacing w:before="480" w:after="480"/>
              <w:rPr>
                <w:sz w:val="21"/>
                <w:szCs w:val="21"/>
              </w:rPr>
            </w:pPr>
            <w:r>
              <w:rPr>
                <w:sz w:val="21"/>
                <w:szCs w:val="21"/>
              </w:rPr>
              <w:t>Potential regime reset</w:t>
            </w:r>
          </w:p>
        </w:tc>
      </w:tr>
    </w:tbl>
    <w:p w14:paraId="0FDC3C98" w14:textId="77777777" w:rsidR="002C5988" w:rsidRDefault="001A5327" w:rsidP="002C5988">
      <w:pPr>
        <w:spacing w:before="686" w:after="686"/>
        <w:rPr>
          <w:rFonts w:ascii="Times New Roman" w:hAnsi="Times New Roman"/>
          <w:sz w:val="24"/>
          <w:szCs w:val="24"/>
        </w:rPr>
      </w:pPr>
      <w:r>
        <w:pict w14:anchorId="37EF990B">
          <v:rect id="_x0000_i1067" style="width:0;height:0" o:hralign="center" o:hrstd="t" o:hr="t" fillcolor="#a0a0a0" stroked="f"/>
        </w:pict>
      </w:r>
    </w:p>
    <w:p w14:paraId="0F0D5C21" w14:textId="77777777" w:rsidR="002C5988" w:rsidRDefault="002C5988" w:rsidP="002C5988">
      <w:pPr>
        <w:pStyle w:val="Heading2"/>
        <w:pBdr>
          <w:top w:val="single" w:sz="2" w:space="0" w:color="E5E7EB"/>
          <w:left w:val="single" w:sz="2" w:space="0" w:color="E5E7EB"/>
          <w:bottom w:val="single" w:sz="2" w:space="0" w:color="E5E7EB"/>
          <w:right w:val="single" w:sz="2" w:space="0" w:color="E5E7EB"/>
        </w:pBdr>
        <w:shd w:val="clear" w:color="auto" w:fill="252523"/>
        <w:spacing w:before="0" w:after="192"/>
        <w:rPr>
          <w:rFonts w:ascii="system-ui" w:hAnsi="system-ui"/>
          <w:color w:val="FFFFFF"/>
          <w:spacing w:val="-6"/>
          <w:sz w:val="34"/>
          <w:szCs w:val="34"/>
        </w:rPr>
      </w:pPr>
      <w:r>
        <w:rPr>
          <w:rFonts w:ascii="system-ui" w:hAnsi="system-ui"/>
          <w:color w:val="FFFFFF"/>
          <w:spacing w:val="-6"/>
          <w:sz w:val="34"/>
          <w:szCs w:val="34"/>
        </w:rPr>
        <w:t>Bottom Line</w:t>
      </w:r>
    </w:p>
    <w:p w14:paraId="0E94075A" w14:textId="77777777" w:rsidR="002C5988" w:rsidRDefault="002C5988" w:rsidP="002C5988">
      <w:pPr>
        <w:pStyle w:val="NormalWeb"/>
        <w:pBdr>
          <w:top w:val="single" w:sz="2" w:space="0" w:color="E5E7EB"/>
          <w:left w:val="single" w:sz="2" w:space="0" w:color="E5E7EB"/>
          <w:bottom w:val="single" w:sz="2" w:space="0" w:color="E5E7EB"/>
          <w:right w:val="single" w:sz="2" w:space="0" w:color="E5E7EB"/>
        </w:pBdr>
        <w:shd w:val="clear" w:color="auto" w:fill="252523"/>
        <w:spacing w:before="0" w:beforeAutospacing="0" w:after="0" w:afterAutospacing="0"/>
        <w:rPr>
          <w:rFonts w:ascii="Inter" w:hAnsi="Inter"/>
          <w:color w:val="F4F0EB"/>
          <w:sz w:val="21"/>
          <w:szCs w:val="21"/>
        </w:rPr>
      </w:pPr>
      <w:r>
        <w:rPr>
          <w:rFonts w:ascii="Inter" w:hAnsi="Inter"/>
          <w:color w:val="F4F0EB"/>
          <w:sz w:val="21"/>
          <w:szCs w:val="21"/>
        </w:rPr>
        <w:t>A supply-side geopolitical shock (Hormuz blockade) has collided with sovereign debt dysfunction (failed auctions, surging yields) and sticky inflation, producing a </w:t>
      </w:r>
      <w:proofErr w:type="spellStart"/>
      <w:r>
        <w:rPr>
          <w:rStyle w:val="Strong"/>
          <w:rFonts w:ascii="Inter" w:eastAsiaTheme="majorEastAsia" w:hAnsi="Inter"/>
          <w:color w:val="F4F0EB"/>
          <w:sz w:val="21"/>
          <w:szCs w:val="21"/>
          <w:bdr w:val="single" w:sz="2" w:space="0" w:color="E5E7EB" w:frame="1"/>
        </w:rPr>
        <w:t>stagflationary</w:t>
      </w:r>
      <w:proofErr w:type="spellEnd"/>
      <w:r>
        <w:rPr>
          <w:rStyle w:val="Strong"/>
          <w:rFonts w:ascii="Inter" w:eastAsiaTheme="majorEastAsia" w:hAnsi="Inter"/>
          <w:color w:val="F4F0EB"/>
          <w:sz w:val="21"/>
          <w:szCs w:val="21"/>
          <w:bdr w:val="single" w:sz="2" w:space="0" w:color="E5E7EB" w:frame="1"/>
        </w:rPr>
        <w:t xml:space="preserve"> trap</w:t>
      </w:r>
      <w:r>
        <w:rPr>
          <w:rFonts w:ascii="Inter" w:hAnsi="Inter"/>
          <w:color w:val="F4F0EB"/>
          <w:sz w:val="21"/>
          <w:szCs w:val="21"/>
        </w:rPr>
        <w:t>. VIX backwardation, VVIX &gt;110, and active BC_05 confirm deep structural stress. Traditional 60/40 portfolios are actively bleeding as equities and bonds sell off together. The only structural buffer preventing Extreme Risk-Off classification is the absence of a confirmed HY credit blowout — if spreads widen past 4–5%, regime deterioration will be rapid. Until Hormuz reopens or a credible ceasefire materializes, risk-reward remains hostile to long-duration and long-beta positioning. Liquidity is concentrating in USD cash, energy commodities, and physical gold.</w:t>
      </w:r>
    </w:p>
    <w:p w14:paraId="44361C10" w14:textId="60AB9124" w:rsidR="008D1BC4" w:rsidRDefault="008D1BC4" w:rsidP="00546C9C">
      <w:pPr>
        <w:rPr>
          <w:lang w:val="en-US"/>
        </w:rPr>
      </w:pPr>
    </w:p>
    <w:p w14:paraId="30EC065E" w14:textId="69BD1A64" w:rsidR="002C5988" w:rsidRDefault="002C5988" w:rsidP="00546C9C">
      <w:pPr>
        <w:rPr>
          <w:lang w:val="en-US"/>
        </w:rPr>
      </w:pPr>
    </w:p>
    <w:p w14:paraId="16AA4ACB" w14:textId="27944A8A" w:rsidR="002C5988" w:rsidRDefault="002C5988" w:rsidP="00546C9C">
      <w:pPr>
        <w:rPr>
          <w:lang w:val="en-US"/>
        </w:rPr>
      </w:pPr>
    </w:p>
    <w:p w14:paraId="7FAA6D34" w14:textId="2E4442D9" w:rsidR="003B48CE" w:rsidRPr="003B48CE" w:rsidRDefault="003B48CE" w:rsidP="003B48CE">
      <w:pPr>
        <w:pStyle w:val="Heading1"/>
        <w:rPr>
          <w:rFonts w:eastAsia="Times New Roman"/>
          <w:b/>
          <w:bCs/>
          <w:lang w:eastAsia="en-KE"/>
        </w:rPr>
      </w:pPr>
      <w:r>
        <w:rPr>
          <w:rFonts w:eastAsia="Times New Roman"/>
          <w:b/>
          <w:bCs/>
          <w:lang w:val="en-US" w:eastAsia="en-KE"/>
        </w:rPr>
        <w:t xml:space="preserve">5: </w:t>
      </w:r>
      <w:r w:rsidRPr="003B48CE">
        <w:rPr>
          <w:rFonts w:eastAsia="Times New Roman"/>
          <w:b/>
          <w:bCs/>
          <w:lang w:eastAsia="en-KE"/>
        </w:rPr>
        <w:t>Prompt E: Retail Sentiment Readings (Protocol 25)</w:t>
      </w:r>
    </w:p>
    <w:p w14:paraId="482C4EF7" w14:textId="77777777" w:rsidR="003B48CE" w:rsidRPr="00785DB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Once per session (pre-session)</w:t>
      </w:r>
    </w:p>
    <w:p w14:paraId="7EFC610D" w14:textId="77777777" w:rsidR="003B48CE" w:rsidRDefault="003B48CE" w:rsidP="00546C9C">
      <w:pPr>
        <w:rPr>
          <w:lang w:val="en-US"/>
        </w:rPr>
      </w:pPr>
    </w:p>
    <w:p w14:paraId="02DCAA58" w14:textId="667F964F" w:rsidR="003B48CE" w:rsidRDefault="003B48CE" w:rsidP="00546C9C">
      <w:pPr>
        <w:rPr>
          <w:lang w:val="en-US"/>
        </w:rPr>
      </w:pPr>
    </w:p>
    <w:p w14:paraId="5632D18D"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3B48CE">
        <w:rPr>
          <w:rFonts w:ascii="system-ui" w:eastAsia="Times New Roman" w:hAnsi="system-ui" w:cs="Times New Roman"/>
          <w:b/>
          <w:bCs/>
          <w:color w:val="FFFFFF"/>
          <w:spacing w:val="-6"/>
          <w:kern w:val="36"/>
          <w:sz w:val="51"/>
          <w:szCs w:val="51"/>
          <w:lang w:eastAsia="en-KE"/>
        </w:rPr>
        <w:lastRenderedPageBreak/>
        <w:t>Contrarian Retail Sentiment Analysis — Consolidated Report</w:t>
      </w:r>
    </w:p>
    <w:p w14:paraId="769DF459"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before="384" w:after="192" w:line="240" w:lineRule="auto"/>
        <w:outlineLvl w:val="1"/>
        <w:rPr>
          <w:rFonts w:ascii="system-ui" w:eastAsia="Times New Roman" w:hAnsi="system-ui" w:cs="Times New Roman"/>
          <w:b/>
          <w:bCs/>
          <w:color w:val="FFFFFF"/>
          <w:spacing w:val="-6"/>
          <w:sz w:val="34"/>
          <w:szCs w:val="34"/>
          <w:lang w:eastAsia="en-KE"/>
        </w:rPr>
      </w:pPr>
      <w:r w:rsidRPr="003B48CE">
        <w:rPr>
          <w:rFonts w:ascii="system-ui" w:eastAsia="Times New Roman" w:hAnsi="system-ui" w:cs="Times New Roman"/>
          <w:b/>
          <w:bCs/>
          <w:color w:val="FFFFFF"/>
          <w:spacing w:val="-6"/>
          <w:sz w:val="34"/>
          <w:szCs w:val="34"/>
          <w:lang w:eastAsia="en-KE"/>
        </w:rPr>
        <w:t>Framework</w:t>
      </w:r>
    </w:p>
    <w:p w14:paraId="24B3EA47"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4"/>
          <w:szCs w:val="24"/>
          <w:lang w:eastAsia="en-KE"/>
        </w:rPr>
      </w:pPr>
      <w:r w:rsidRPr="003B48CE">
        <w:rPr>
          <w:rFonts w:ascii="Inter" w:eastAsia="Times New Roman" w:hAnsi="Inter" w:cs="Times New Roman"/>
          <w:color w:val="F4F0EB"/>
          <w:sz w:val="24"/>
          <w:szCs w:val="24"/>
          <w:lang w:eastAsia="en-KE"/>
        </w:rPr>
        <w:t xml:space="preserve">Retail traders systematically fade prevailing trends—buying dips in falling assets, shorting rising ones. When positioning hits statistical extremes, institutional capital exploits this trapped liquidity by driving price in the opposite direction. This report applies asset-class-specific thresholds to IG Client Sentiment and </w:t>
      </w:r>
      <w:proofErr w:type="spellStart"/>
      <w:r w:rsidRPr="003B48CE">
        <w:rPr>
          <w:rFonts w:ascii="Inter" w:eastAsia="Times New Roman" w:hAnsi="Inter" w:cs="Times New Roman"/>
          <w:color w:val="F4F0EB"/>
          <w:sz w:val="24"/>
          <w:szCs w:val="24"/>
          <w:lang w:eastAsia="en-KE"/>
        </w:rPr>
        <w:t>Myfxbook</w:t>
      </w:r>
      <w:proofErr w:type="spellEnd"/>
      <w:r w:rsidRPr="003B48CE">
        <w:rPr>
          <w:rFonts w:ascii="Inter" w:eastAsia="Times New Roman" w:hAnsi="Inter" w:cs="Times New Roman"/>
          <w:color w:val="F4F0EB"/>
          <w:sz w:val="24"/>
          <w:szCs w:val="24"/>
          <w:lang w:eastAsia="en-KE"/>
        </w:rPr>
        <w:t xml:space="preserve"> data to generate contrarian signals.</w:t>
      </w:r>
    </w:p>
    <w:p w14:paraId="252F67A8"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Threshold Matrix:</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3"/>
        <w:gridCol w:w="1623"/>
        <w:gridCol w:w="883"/>
        <w:gridCol w:w="1796"/>
      </w:tblGrid>
      <w:tr w:rsidR="003B48CE" w:rsidRPr="003B48CE" w14:paraId="0E5873EC" w14:textId="77777777" w:rsidTr="003B48C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6A864E9"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Asset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34000F"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Standard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F308E1"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High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A879E1"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Maximum</w:t>
            </w:r>
          </w:p>
        </w:tc>
      </w:tr>
      <w:tr w:rsidR="003B48CE" w:rsidRPr="003B48CE" w14:paraId="4949084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7263EDA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FX Majors (ex-JPY)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A07C4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CD7A0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CE3EB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r>
      <w:tr w:rsidR="003B48CE" w:rsidRPr="003B48CE" w14:paraId="23BB4171"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11CED01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JPY Pairs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114BA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0554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25730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85%</w:t>
            </w:r>
          </w:p>
        </w:tc>
      </w:tr>
      <w:tr w:rsidR="003B48CE" w:rsidRPr="003B48CE" w14:paraId="1872DFDC"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1CA5AB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JPY Pairs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0760C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183F2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3CAAD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r>
      <w:tr w:rsidR="003B48CE" w:rsidRPr="003B48CE" w14:paraId="4B4F722B"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0A02C80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Gold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C0648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DC3F9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7F78F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85%</w:t>
            </w:r>
          </w:p>
        </w:tc>
      </w:tr>
      <w:tr w:rsidR="003B48CE" w:rsidRPr="003B48CE" w14:paraId="117F371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41DBB37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Gold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7FA50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EAF97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71816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r>
      <w:tr w:rsidR="003B48CE" w:rsidRPr="003B48CE" w14:paraId="2C8A4E54"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58708CC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Indices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D55C9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4E3D2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8D372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88%</w:t>
            </w:r>
          </w:p>
        </w:tc>
      </w:tr>
      <w:tr w:rsidR="003B48CE" w:rsidRPr="003B48CE" w14:paraId="3146294C"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50EBC0F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lastRenderedPageBreak/>
              <w:t>Indices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566C0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7BB13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49A4D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r>
      <w:tr w:rsidR="003B48CE" w:rsidRPr="003B48CE" w14:paraId="7DFD48D0"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BAB03E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Oil (Either)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C09C3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35BCED"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9DACD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85%</w:t>
            </w:r>
          </w:p>
        </w:tc>
      </w:tr>
    </w:tbl>
    <w:p w14:paraId="78DF4C0B"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Rule:</w:t>
      </w:r>
      <w:r w:rsidRPr="003B48CE">
        <w:rPr>
          <w:rFonts w:ascii="Inter" w:eastAsia="Times New Roman" w:hAnsi="Inter" w:cs="Times New Roman"/>
          <w:color w:val="F4F0EB"/>
          <w:sz w:val="24"/>
          <w:szCs w:val="24"/>
          <w:lang w:eastAsia="en-KE"/>
        </w:rPr>
        <w:t> If retail breaches threshold → contrarian signal = fade the majority.</w:t>
      </w:r>
    </w:p>
    <w:p w14:paraId="29754532"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line="240" w:lineRule="auto"/>
        <w:rPr>
          <w:rFonts w:ascii="Inter" w:eastAsia="Times New Roman" w:hAnsi="Inter" w:cs="Times New Roman"/>
          <w:i/>
          <w:iCs/>
          <w:color w:val="C7C2BC"/>
          <w:sz w:val="24"/>
          <w:szCs w:val="24"/>
          <w:lang w:eastAsia="en-KE"/>
        </w:rPr>
      </w:pPr>
      <w:r w:rsidRPr="003B48CE">
        <w:rPr>
          <w:rFonts w:ascii="Inter" w:eastAsia="Times New Roman" w:hAnsi="Inter" w:cs="Times New Roman"/>
          <w:b/>
          <w:bCs/>
          <w:i/>
          <w:iCs/>
          <w:color w:val="C7C2BC"/>
          <w:sz w:val="24"/>
          <w:szCs w:val="24"/>
          <w:bdr w:val="single" w:sz="2" w:space="0" w:color="E5E7EB" w:frame="1"/>
          <w:lang w:eastAsia="en-KE"/>
        </w:rPr>
        <w:t>Data Note:</w:t>
      </w:r>
      <w:r w:rsidRPr="003B48CE">
        <w:rPr>
          <w:rFonts w:ascii="Inter" w:eastAsia="Times New Roman" w:hAnsi="Inter" w:cs="Times New Roman"/>
          <w:i/>
          <w:iCs/>
          <w:color w:val="C7C2BC"/>
          <w:sz w:val="24"/>
          <w:szCs w:val="24"/>
          <w:lang w:eastAsia="en-KE"/>
        </w:rPr>
        <w:t> IG/</w:t>
      </w:r>
      <w:proofErr w:type="spellStart"/>
      <w:r w:rsidRPr="003B48CE">
        <w:rPr>
          <w:rFonts w:ascii="Inter" w:eastAsia="Times New Roman" w:hAnsi="Inter" w:cs="Times New Roman"/>
          <w:i/>
          <w:iCs/>
          <w:color w:val="C7C2BC"/>
          <w:sz w:val="24"/>
          <w:szCs w:val="24"/>
          <w:lang w:eastAsia="en-KE"/>
        </w:rPr>
        <w:t>DailyFX</w:t>
      </w:r>
      <w:proofErr w:type="spellEnd"/>
      <w:r w:rsidRPr="003B48CE">
        <w:rPr>
          <w:rFonts w:ascii="Inter" w:eastAsia="Times New Roman" w:hAnsi="Inter" w:cs="Times New Roman"/>
          <w:i/>
          <w:iCs/>
          <w:color w:val="C7C2BC"/>
          <w:sz w:val="24"/>
          <w:szCs w:val="24"/>
          <w:lang w:eastAsia="en-KE"/>
        </w:rPr>
        <w:t xml:space="preserve"> and </w:t>
      </w:r>
      <w:proofErr w:type="spellStart"/>
      <w:r w:rsidRPr="003B48CE">
        <w:rPr>
          <w:rFonts w:ascii="Inter" w:eastAsia="Times New Roman" w:hAnsi="Inter" w:cs="Times New Roman"/>
          <w:i/>
          <w:iCs/>
          <w:color w:val="C7C2BC"/>
          <w:sz w:val="24"/>
          <w:szCs w:val="24"/>
          <w:lang w:eastAsia="en-KE"/>
        </w:rPr>
        <w:t>Myfxbook</w:t>
      </w:r>
      <w:proofErr w:type="spellEnd"/>
      <w:r w:rsidRPr="003B48CE">
        <w:rPr>
          <w:rFonts w:ascii="Inter" w:eastAsia="Times New Roman" w:hAnsi="Inter" w:cs="Times New Roman"/>
          <w:i/>
          <w:iCs/>
          <w:color w:val="C7C2BC"/>
          <w:sz w:val="24"/>
          <w:szCs w:val="24"/>
          <w:lang w:eastAsia="en-KE"/>
        </w:rPr>
        <w:t xml:space="preserve"> load data via dynamic widgets, limiting automated scraping. Minor cross data relies primarily on </w:t>
      </w:r>
      <w:proofErr w:type="spellStart"/>
      <w:r w:rsidRPr="003B48CE">
        <w:rPr>
          <w:rFonts w:ascii="Inter" w:eastAsia="Times New Roman" w:hAnsi="Inter" w:cs="Times New Roman"/>
          <w:i/>
          <w:iCs/>
          <w:color w:val="C7C2BC"/>
          <w:sz w:val="24"/>
          <w:szCs w:val="24"/>
          <w:lang w:eastAsia="en-KE"/>
        </w:rPr>
        <w:t>Myfxbook</w:t>
      </w:r>
      <w:proofErr w:type="spellEnd"/>
      <w:r w:rsidRPr="003B48CE">
        <w:rPr>
          <w:rFonts w:ascii="Inter" w:eastAsia="Times New Roman" w:hAnsi="Inter" w:cs="Times New Roman"/>
          <w:i/>
          <w:iCs/>
          <w:color w:val="C7C2BC"/>
          <w:sz w:val="24"/>
          <w:szCs w:val="24"/>
          <w:lang w:eastAsia="en-KE"/>
        </w:rPr>
        <w:t>. Some readings may be delayed; verify at source.</w:t>
      </w:r>
    </w:p>
    <w:p w14:paraId="12EC6B1B" w14:textId="77777777" w:rsidR="003B48CE" w:rsidRPr="003B48CE" w:rsidRDefault="001A5327" w:rsidP="003B48CE">
      <w:pPr>
        <w:shd w:val="clear" w:color="auto" w:fill="252523"/>
        <w:spacing w:before="686" w:after="686" w:line="240" w:lineRule="auto"/>
        <w:rPr>
          <w:rFonts w:ascii="Inter" w:eastAsia="Times New Roman" w:hAnsi="Inter" w:cs="Times New Roman"/>
          <w:color w:val="F4F0EB"/>
          <w:sz w:val="24"/>
          <w:szCs w:val="24"/>
          <w:lang w:eastAsia="en-KE"/>
        </w:rPr>
      </w:pPr>
      <w:r>
        <w:rPr>
          <w:rFonts w:ascii="Inter" w:eastAsia="Times New Roman" w:hAnsi="Inter" w:cs="Times New Roman"/>
          <w:color w:val="F4F0EB"/>
          <w:sz w:val="24"/>
          <w:szCs w:val="24"/>
          <w:lang w:eastAsia="en-KE"/>
        </w:rPr>
        <w:pict w14:anchorId="337CEEA0">
          <v:rect id="_x0000_i1068" style="width:0;height:0" o:hralign="center" o:hrstd="t" o:hr="t" fillcolor="#a0a0a0" stroked="f"/>
        </w:pict>
      </w:r>
    </w:p>
    <w:p w14:paraId="12D5996B"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B48CE">
        <w:rPr>
          <w:rFonts w:ascii="system-ui" w:eastAsia="Times New Roman" w:hAnsi="system-ui" w:cs="Times New Roman"/>
          <w:b/>
          <w:bCs/>
          <w:color w:val="FFFFFF"/>
          <w:spacing w:val="-6"/>
          <w:sz w:val="34"/>
          <w:szCs w:val="34"/>
          <w:lang w:eastAsia="en-KE"/>
        </w:rPr>
        <w:t>HIGH-CONVICTION BEARISH SIGNALS (Fade Retail Longs)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6"/>
        <w:gridCol w:w="1482"/>
        <w:gridCol w:w="1409"/>
        <w:gridCol w:w="3638"/>
      </w:tblGrid>
      <w:tr w:rsidR="003B48CE" w:rsidRPr="003B48CE" w14:paraId="6A041DAA" w14:textId="77777777" w:rsidTr="003B48C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6B5099"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FFD64C"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Retail Long %</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3CCFDD9"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Extreme 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333850"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Rationale</w:t>
            </w:r>
          </w:p>
        </w:tc>
      </w:tr>
      <w:tr w:rsidR="003B48CE" w:rsidRPr="003B48CE" w14:paraId="11CEE862"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AF3035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USD/CHF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D3C86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84% (IG) / 62%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BB8F7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7C0B6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Retail buying into CHF safe-haven appreciation; institutions selling into this liquidity</w:t>
            </w:r>
          </w:p>
        </w:tc>
      </w:tr>
      <w:tr w:rsidR="003B48CE" w:rsidRPr="003B48CE" w14:paraId="12E5D52C"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49B5A94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CAD/CHF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BF30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82%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17B63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B5AE2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Classic averaging-down into falling pair; CHF strengthening on risk-off flows</w:t>
            </w:r>
          </w:p>
        </w:tc>
      </w:tr>
      <w:tr w:rsidR="003B48CE" w:rsidRPr="003B48CE" w14:paraId="49A79208"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162FC0C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XAU/USD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02F97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81% (IG) / 61%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2A2BE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Standard Long (IG)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E2B0D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 xml:space="preserve">Gold yielding nothing amid "higher for longer" rates; retail stubbornly long after major sell-off. </w:t>
            </w:r>
            <w:proofErr w:type="spellStart"/>
            <w:r w:rsidRPr="003B48CE">
              <w:rPr>
                <w:rFonts w:ascii="Times New Roman" w:eastAsia="Times New Roman" w:hAnsi="Times New Roman" w:cs="Times New Roman"/>
                <w:sz w:val="21"/>
                <w:szCs w:val="21"/>
                <w:lang w:eastAsia="en-KE"/>
              </w:rPr>
              <w:t>Myfxbook</w:t>
            </w:r>
            <w:proofErr w:type="spellEnd"/>
            <w:r w:rsidRPr="003B48CE">
              <w:rPr>
                <w:rFonts w:ascii="Times New Roman" w:eastAsia="Times New Roman" w:hAnsi="Times New Roman" w:cs="Times New Roman"/>
                <w:sz w:val="21"/>
                <w:szCs w:val="21"/>
                <w:lang w:eastAsia="en-KE"/>
              </w:rPr>
              <w:t xml:space="preserve"> at 61% = no </w:t>
            </w:r>
            <w:r w:rsidRPr="003B48CE">
              <w:rPr>
                <w:rFonts w:ascii="Times New Roman" w:eastAsia="Times New Roman" w:hAnsi="Times New Roman" w:cs="Times New Roman"/>
                <w:sz w:val="21"/>
                <w:szCs w:val="21"/>
                <w:lang w:eastAsia="en-KE"/>
              </w:rPr>
              <w:lastRenderedPageBreak/>
              <w:t>signal; IG at 81% &gt; 78% threshold = bearish</w:t>
            </w:r>
          </w:p>
        </w:tc>
      </w:tr>
      <w:tr w:rsidR="003B48CE" w:rsidRPr="003B48CE" w14:paraId="4F0DEF1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C9A19E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lastRenderedPageBreak/>
              <w:t>NZD/USD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E029A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79% (IG) / 78%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A9CB3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High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E70DE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Unified extreme across platforms; retail buying Kiwi dip prematurely</w:t>
            </w:r>
          </w:p>
        </w:tc>
      </w:tr>
      <w:tr w:rsidR="003B48CE" w:rsidRPr="003B48CE" w14:paraId="78DC66F6"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4998BA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NZD/CHF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FB17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76%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98826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High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0085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Commodity currency vs. safe haven; retail bottom-fishing while fundamentals deteriorate</w:t>
            </w:r>
          </w:p>
        </w:tc>
      </w:tr>
      <w:tr w:rsidR="003B48CE" w:rsidRPr="003B48CE" w14:paraId="6447DC48"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A66F38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NZD/CAD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98C41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72%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A704C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Standard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6F84D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Retail accumulating NZD prematurely</w:t>
            </w:r>
          </w:p>
        </w:tc>
      </w:tr>
      <w:tr w:rsidR="003B48CE" w:rsidRPr="003B48CE" w14:paraId="56C9DE10"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3DAAE7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Oil (WTI)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64E6A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90% (secondary feed)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F2389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Long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1C61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Despite supply-shock risks, demand weakness persists; if confirmed at source, deeply bearish</w:t>
            </w:r>
          </w:p>
        </w:tc>
      </w:tr>
    </w:tbl>
    <w:p w14:paraId="1958E727" w14:textId="77777777" w:rsidR="003B48CE" w:rsidRPr="003B48CE" w:rsidRDefault="001A5327" w:rsidP="003B48CE">
      <w:pPr>
        <w:shd w:val="clear" w:color="auto" w:fill="252523"/>
        <w:spacing w:before="686" w:after="686" w:line="240" w:lineRule="auto"/>
        <w:rPr>
          <w:rFonts w:ascii="Inter" w:eastAsia="Times New Roman" w:hAnsi="Inter" w:cs="Times New Roman"/>
          <w:color w:val="F4F0EB"/>
          <w:sz w:val="24"/>
          <w:szCs w:val="24"/>
          <w:lang w:eastAsia="en-KE"/>
        </w:rPr>
      </w:pPr>
      <w:r>
        <w:rPr>
          <w:rFonts w:ascii="Inter" w:eastAsia="Times New Roman" w:hAnsi="Inter" w:cs="Times New Roman"/>
          <w:color w:val="F4F0EB"/>
          <w:sz w:val="24"/>
          <w:szCs w:val="24"/>
          <w:lang w:eastAsia="en-KE"/>
        </w:rPr>
        <w:pict w14:anchorId="5ADB386E">
          <v:rect id="_x0000_i1069" style="width:0;height:0" o:hralign="center" o:hrstd="t" o:hr="t" fillcolor="#a0a0a0" stroked="f"/>
        </w:pict>
      </w:r>
    </w:p>
    <w:p w14:paraId="02A886C2"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B48CE">
        <w:rPr>
          <w:rFonts w:ascii="system-ui" w:eastAsia="Times New Roman" w:hAnsi="system-ui" w:cs="Times New Roman"/>
          <w:b/>
          <w:bCs/>
          <w:color w:val="FFFFFF"/>
          <w:spacing w:val="-6"/>
          <w:sz w:val="34"/>
          <w:szCs w:val="34"/>
          <w:lang w:eastAsia="en-KE"/>
        </w:rPr>
        <w:t>HIGH-CONVICTION BULLISH SIGNALS (Fade Retail Shorts)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6"/>
        <w:gridCol w:w="1566"/>
        <w:gridCol w:w="1530"/>
        <w:gridCol w:w="3433"/>
      </w:tblGrid>
      <w:tr w:rsidR="003B48CE" w:rsidRPr="003B48CE" w14:paraId="1FEC2514" w14:textId="77777777" w:rsidTr="003B48C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466DD0"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6EF73EC"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Retail Short %</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3EE76C"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Extreme 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40E709"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Rationale</w:t>
            </w:r>
          </w:p>
        </w:tc>
      </w:tr>
      <w:tr w:rsidR="003B48CE" w:rsidRPr="003B48CE" w14:paraId="313EB33A"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41573DD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CHF/JPY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EB54B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84%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CD50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2464E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Retail fading multi-year trend driven by SNB-</w:t>
            </w:r>
            <w:proofErr w:type="spellStart"/>
            <w:r w:rsidRPr="003B48CE">
              <w:rPr>
                <w:rFonts w:ascii="Times New Roman" w:eastAsia="Times New Roman" w:hAnsi="Times New Roman" w:cs="Times New Roman"/>
                <w:sz w:val="21"/>
                <w:szCs w:val="21"/>
                <w:lang w:eastAsia="en-KE"/>
              </w:rPr>
              <w:t>BoJ</w:t>
            </w:r>
            <w:proofErr w:type="spellEnd"/>
            <w:r w:rsidRPr="003B48CE">
              <w:rPr>
                <w:rFonts w:ascii="Times New Roman" w:eastAsia="Times New Roman" w:hAnsi="Times New Roman" w:cs="Times New Roman"/>
                <w:sz w:val="21"/>
                <w:szCs w:val="21"/>
                <w:lang w:eastAsia="en-KE"/>
              </w:rPr>
              <w:t xml:space="preserve"> divergence</w:t>
            </w:r>
          </w:p>
        </w:tc>
      </w:tr>
      <w:tr w:rsidR="003B48CE" w:rsidRPr="003B48CE" w14:paraId="37578DF8"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4D6E875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lastRenderedPageBreak/>
              <w:t>AUD/NZD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4B1B8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84%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6CCF3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56F09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Retail refusing to accept RBA hawkish breakout from historical parity band; RBA hiked 25bp citing inflation</w:t>
            </w:r>
          </w:p>
        </w:tc>
      </w:tr>
      <w:tr w:rsidR="003B48CE" w:rsidRPr="003B48CE" w14:paraId="40D78F52"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4EE2BC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EUR/JPY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122C1D"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 (IG) / 82%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31E9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Short (Both)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2865D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Synchronized extreme; ECB-</w:t>
            </w:r>
            <w:proofErr w:type="spellStart"/>
            <w:r w:rsidRPr="003B48CE">
              <w:rPr>
                <w:rFonts w:ascii="Times New Roman" w:eastAsia="Times New Roman" w:hAnsi="Times New Roman" w:cs="Times New Roman"/>
                <w:sz w:val="21"/>
                <w:szCs w:val="21"/>
                <w:lang w:eastAsia="en-KE"/>
              </w:rPr>
              <w:t>BoJ</w:t>
            </w:r>
            <w:proofErr w:type="spellEnd"/>
            <w:r w:rsidRPr="003B48CE">
              <w:rPr>
                <w:rFonts w:ascii="Times New Roman" w:eastAsia="Times New Roman" w:hAnsi="Times New Roman" w:cs="Times New Roman"/>
                <w:sz w:val="21"/>
                <w:szCs w:val="21"/>
                <w:lang w:eastAsia="en-KE"/>
              </w:rPr>
              <w:t xml:space="preserve"> policy divergence sustains carry trade</w:t>
            </w:r>
          </w:p>
        </w:tc>
      </w:tr>
      <w:tr w:rsidR="003B48CE" w:rsidRPr="003B48CE" w14:paraId="7CCBA31C"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28A208D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USD/JPY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A07F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80% (IG) / 69%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50126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Maximum Short (IG)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DECF8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Retail shorting into positive carry; classic yield-blindness and top-calling</w:t>
            </w:r>
          </w:p>
        </w:tc>
      </w:tr>
      <w:tr w:rsidR="003B48CE" w:rsidRPr="003B48CE" w14:paraId="45C9D1E9"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2B3D772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EUR/NZD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1141D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77%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7250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High Short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F359D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Institutional Euro accumulation against Kiwi as retail presses shorts</w:t>
            </w:r>
          </w:p>
        </w:tc>
      </w:tr>
      <w:tr w:rsidR="003B48CE" w:rsidRPr="003B48CE" w14:paraId="054D262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A86C4D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b/>
                <w:bCs/>
                <w:color w:val="F4F0EB"/>
                <w:sz w:val="21"/>
                <w:szCs w:val="21"/>
                <w:bdr w:val="single" w:sz="2" w:space="0" w:color="E5E7EB" w:frame="1"/>
                <w:lang w:eastAsia="en-KE"/>
              </w:rPr>
              <w:t>GBP/JPY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9525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70% (IG) / 54%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192B0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Standard Short (IG)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94675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BoE hawkish on 3.5% inflation forecast; Sterling yield attractive vs. zero-yielding Yen</w:t>
            </w:r>
          </w:p>
        </w:tc>
      </w:tr>
    </w:tbl>
    <w:p w14:paraId="7BBCC2A9" w14:textId="77777777" w:rsidR="003B48CE" w:rsidRPr="003B48CE" w:rsidRDefault="001A5327" w:rsidP="003B48CE">
      <w:pPr>
        <w:shd w:val="clear" w:color="auto" w:fill="252523"/>
        <w:spacing w:before="686" w:after="686" w:line="240" w:lineRule="auto"/>
        <w:rPr>
          <w:rFonts w:ascii="Inter" w:eastAsia="Times New Roman" w:hAnsi="Inter" w:cs="Times New Roman"/>
          <w:color w:val="F4F0EB"/>
          <w:sz w:val="24"/>
          <w:szCs w:val="24"/>
          <w:lang w:eastAsia="en-KE"/>
        </w:rPr>
      </w:pPr>
      <w:r>
        <w:rPr>
          <w:rFonts w:ascii="Inter" w:eastAsia="Times New Roman" w:hAnsi="Inter" w:cs="Times New Roman"/>
          <w:color w:val="F4F0EB"/>
          <w:sz w:val="24"/>
          <w:szCs w:val="24"/>
          <w:lang w:eastAsia="en-KE"/>
        </w:rPr>
        <w:pict w14:anchorId="2710B8AB">
          <v:rect id="_x0000_i1070" style="width:0;height:0" o:hralign="center" o:hrstd="t" o:hr="t" fillcolor="#a0a0a0" stroked="f"/>
        </w:pict>
      </w:r>
    </w:p>
    <w:p w14:paraId="1384C535"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B48CE">
        <w:rPr>
          <w:rFonts w:ascii="system-ui" w:eastAsia="Times New Roman" w:hAnsi="system-ui" w:cs="Times New Roman"/>
          <w:b/>
          <w:bCs/>
          <w:color w:val="FFFFFF"/>
          <w:spacing w:val="-6"/>
          <w:sz w:val="34"/>
          <w:szCs w:val="34"/>
          <w:lang w:eastAsia="en-KE"/>
        </w:rPr>
        <w:t>NEUTRAL / NO SIGNAL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4"/>
        <w:gridCol w:w="1504"/>
        <w:gridCol w:w="4927"/>
      </w:tblGrid>
      <w:tr w:rsidR="003B48CE" w:rsidRPr="003B48CE" w14:paraId="7306CE7B" w14:textId="77777777" w:rsidTr="003B48C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8E46D0"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lastRenderedPageBreak/>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3F7B1E"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Positioning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631AC6" w14:textId="77777777" w:rsidR="003B48CE" w:rsidRPr="003B48CE" w:rsidRDefault="003B48CE" w:rsidP="003B48CE">
            <w:pPr>
              <w:spacing w:before="480" w:after="480" w:line="240" w:lineRule="auto"/>
              <w:jc w:val="center"/>
              <w:rPr>
                <w:rFonts w:ascii="Times New Roman" w:eastAsia="Times New Roman" w:hAnsi="Times New Roman" w:cs="Times New Roman"/>
                <w:b/>
                <w:bCs/>
                <w:color w:val="FFFFFF"/>
                <w:sz w:val="21"/>
                <w:szCs w:val="21"/>
                <w:lang w:eastAsia="en-KE"/>
              </w:rPr>
            </w:pPr>
            <w:r w:rsidRPr="003B48CE">
              <w:rPr>
                <w:rFonts w:ascii="Times New Roman" w:eastAsia="Times New Roman" w:hAnsi="Times New Roman" w:cs="Times New Roman"/>
                <w:b/>
                <w:bCs/>
                <w:color w:val="FFFFFF"/>
                <w:sz w:val="21"/>
                <w:szCs w:val="21"/>
                <w:lang w:eastAsia="en-KE"/>
              </w:rPr>
              <w:t>Why Neutral</w:t>
            </w:r>
          </w:p>
        </w:tc>
      </w:tr>
      <w:tr w:rsidR="003B48CE" w:rsidRPr="003B48CE" w14:paraId="53EBB71A"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72C397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A69DD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43–44% L (IG) / 62%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033A9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 xml:space="preserve">Platform divergence; neither </w:t>
            </w:r>
            <w:proofErr w:type="gramStart"/>
            <w:r w:rsidRPr="003B48CE">
              <w:rPr>
                <w:rFonts w:ascii="Times New Roman" w:eastAsia="Times New Roman" w:hAnsi="Times New Roman" w:cs="Times New Roman"/>
                <w:sz w:val="21"/>
                <w:szCs w:val="21"/>
                <w:lang w:eastAsia="en-KE"/>
              </w:rPr>
              <w:t>breaches</w:t>
            </w:r>
            <w:proofErr w:type="gramEnd"/>
            <w:r w:rsidRPr="003B48CE">
              <w:rPr>
                <w:rFonts w:ascii="Times New Roman" w:eastAsia="Times New Roman" w:hAnsi="Times New Roman" w:cs="Times New Roman"/>
                <w:sz w:val="21"/>
                <w:szCs w:val="21"/>
                <w:lang w:eastAsia="en-KE"/>
              </w:rPr>
              <w:t xml:space="preserve"> 70%. ECB-Fed policy uncertainty creating range-bound chop</w:t>
            </w:r>
          </w:p>
        </w:tc>
      </w:tr>
      <w:tr w:rsidR="003B48CE" w:rsidRPr="003B48CE" w14:paraId="3019F4DF"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14DC512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218CB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50/50 (IG) / 68%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215DD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 xml:space="preserve">Total IG equilibrium; </w:t>
            </w:r>
            <w:proofErr w:type="spellStart"/>
            <w:r w:rsidRPr="003B48CE">
              <w:rPr>
                <w:rFonts w:ascii="Times New Roman" w:eastAsia="Times New Roman" w:hAnsi="Times New Roman" w:cs="Times New Roman"/>
                <w:sz w:val="21"/>
                <w:szCs w:val="21"/>
                <w:lang w:eastAsia="en-KE"/>
              </w:rPr>
              <w:t>Myfxbook</w:t>
            </w:r>
            <w:proofErr w:type="spellEnd"/>
            <w:r w:rsidRPr="003B48CE">
              <w:rPr>
                <w:rFonts w:ascii="Times New Roman" w:eastAsia="Times New Roman" w:hAnsi="Times New Roman" w:cs="Times New Roman"/>
                <w:sz w:val="21"/>
                <w:szCs w:val="21"/>
                <w:lang w:eastAsia="en-KE"/>
              </w:rPr>
              <w:t xml:space="preserve"> approaching but not breaching 70%</w:t>
            </w:r>
          </w:p>
        </w:tc>
      </w:tr>
      <w:tr w:rsidR="003B48CE" w:rsidRPr="003B48CE" w14:paraId="492D61D0"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ED3DAD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AUD/USD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7F3D0D"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65% L (IG) / 63%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55F88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Complete platform inversion; no unified signal</w:t>
            </w:r>
          </w:p>
        </w:tc>
      </w:tr>
      <w:tr w:rsidR="003B48CE" w:rsidRPr="003B48CE" w14:paraId="21207F94"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D0E368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USD/CAD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500F8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55% S (IG) / 65%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0600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thresholds; conflicting commodity/energy fundamentals</w:t>
            </w:r>
          </w:p>
        </w:tc>
      </w:tr>
      <w:tr w:rsidR="003B48CE" w:rsidRPr="003B48CE" w14:paraId="180B0F28"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76CB09A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AUD/JPY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3D86E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67% S (IG) / 54%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6C6FD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Approaching but not breaching 70% short threshold</w:t>
            </w:r>
          </w:p>
        </w:tc>
      </w:tr>
      <w:tr w:rsidR="003B48CE" w:rsidRPr="003B48CE" w14:paraId="791BD0D7"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7B511DA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EUR/GBP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EBDC1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60%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668C2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5473E47B"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B27C10B"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EUR/AUD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258B4C"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61%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DEDAD"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282674E0"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7D112C5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EUR/CAD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DE971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61%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56271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4376A814"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65E6ED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EUR/CHF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CF3A8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59%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04E94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2DF0172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3A1AEC32"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lastRenderedPageBreak/>
              <w:t>GBP/AUD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E4075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61%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FA71E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2F31B1FC"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EB4755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GBP/CAD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06DD2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60%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F0AE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3DAB3606"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2085CC44"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GBP/NZD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FA1DA0"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68%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4F638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Approaching 70%; not confirmed</w:t>
            </w:r>
          </w:p>
        </w:tc>
      </w:tr>
      <w:tr w:rsidR="003B48CE" w:rsidRPr="003B48CE" w14:paraId="06236971"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C444C2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GBP/CHF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2B9645"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66%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309DD3"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5B7CAB1E"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1790D9F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AUD/CAD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0677E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59%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2A1F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79F35FA3"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58BD79A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AUD/CHF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F21BF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55%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27DA6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3FB38E10"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08A8DA7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NZD/JPY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D1D09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56% L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3BDDAA"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Near equilibrium</w:t>
            </w:r>
          </w:p>
        </w:tc>
      </w:tr>
      <w:tr w:rsidR="003B48CE" w:rsidRPr="003B48CE" w14:paraId="17B58107"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665DC45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CAD/JPY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423737"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63% S (</w:t>
            </w:r>
            <w:proofErr w:type="spellStart"/>
            <w:r w:rsidRPr="003B48CE">
              <w:rPr>
                <w:rFonts w:ascii="Times New Roman" w:eastAsia="Times New Roman" w:hAnsi="Times New Roman" w:cs="Times New Roman"/>
                <w:sz w:val="21"/>
                <w:szCs w:val="21"/>
                <w:lang w:eastAsia="en-KE"/>
              </w:rPr>
              <w:t>Mfxb</w:t>
            </w:r>
            <w:proofErr w:type="spellEnd"/>
            <w:r w:rsidRPr="003B48CE">
              <w:rPr>
                <w:rFonts w:ascii="Times New Roman" w:eastAsia="Times New Roman" w:hAnsi="Times New Roman" w:cs="Times New Roman"/>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4D0B4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threshold</w:t>
            </w:r>
          </w:p>
        </w:tc>
      </w:tr>
      <w:tr w:rsidR="003B48CE" w:rsidRPr="003B48CE" w14:paraId="0BEC33DF"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292396CD"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NAS100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5D053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~79.7% 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9E31DF"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Just under 80% long threshold; watch for breach</w:t>
            </w:r>
          </w:p>
        </w:tc>
      </w:tr>
      <w:tr w:rsidR="003B48CE" w:rsidRPr="003B48CE" w14:paraId="3407D967"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7F8EAF3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lastRenderedPageBreak/>
              <w:t>SPX500 /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E52D46"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~56% L (proxy)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068ACE"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 xml:space="preserve">Below 80% long threshold. However, Fear &amp; Greed Index at extreme fear while price near </w:t>
            </w:r>
            <w:proofErr w:type="spellStart"/>
            <w:r w:rsidRPr="003B48CE">
              <w:rPr>
                <w:rFonts w:ascii="Times New Roman" w:eastAsia="Times New Roman" w:hAnsi="Times New Roman" w:cs="Times New Roman"/>
                <w:sz w:val="21"/>
                <w:szCs w:val="21"/>
                <w:lang w:eastAsia="en-KE"/>
              </w:rPr>
              <w:t>ATHs</w:t>
            </w:r>
            <w:proofErr w:type="spellEnd"/>
            <w:r w:rsidRPr="003B48CE">
              <w:rPr>
                <w:rFonts w:ascii="Times New Roman" w:eastAsia="Times New Roman" w:hAnsi="Times New Roman" w:cs="Times New Roman"/>
                <w:sz w:val="21"/>
                <w:szCs w:val="21"/>
                <w:lang w:eastAsia="en-KE"/>
              </w:rPr>
              <w:t xml:space="preserve"> = qualitative cautiously bullish (institutional "wall of worry")</w:t>
            </w:r>
          </w:p>
        </w:tc>
      </w:tr>
      <w:tr w:rsidR="003B48CE" w:rsidRPr="003B48CE" w14:paraId="372B23AA" w14:textId="77777777" w:rsidTr="003B48CE">
        <w:tc>
          <w:tcPr>
            <w:tcW w:w="0" w:type="auto"/>
            <w:tcBorders>
              <w:top w:val="single" w:sz="2" w:space="0" w:color="E5E7EB"/>
              <w:left w:val="single" w:sz="2" w:space="0" w:color="E5E7EB"/>
              <w:bottom w:val="single" w:sz="2" w:space="0" w:color="E5E7EB"/>
              <w:right w:val="single" w:sz="2" w:space="0" w:color="E5E7EB"/>
            </w:tcBorders>
            <w:vAlign w:val="bottom"/>
            <w:hideMark/>
          </w:tcPr>
          <w:p w14:paraId="2C2C12B8"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Oil (IG reading)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D6EF91"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69.7% 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B15589" w14:textId="77777777" w:rsidR="003B48CE" w:rsidRPr="003B48CE" w:rsidRDefault="003B48CE" w:rsidP="003B48CE">
            <w:pPr>
              <w:spacing w:before="480" w:after="480" w:line="240" w:lineRule="auto"/>
              <w:rPr>
                <w:rFonts w:ascii="Times New Roman" w:eastAsia="Times New Roman" w:hAnsi="Times New Roman" w:cs="Times New Roman"/>
                <w:sz w:val="21"/>
                <w:szCs w:val="21"/>
                <w:lang w:eastAsia="en-KE"/>
              </w:rPr>
            </w:pPr>
            <w:r w:rsidRPr="003B48CE">
              <w:rPr>
                <w:rFonts w:ascii="Times New Roman" w:eastAsia="Times New Roman" w:hAnsi="Times New Roman" w:cs="Times New Roman"/>
                <w:sz w:val="21"/>
                <w:szCs w:val="21"/>
                <w:lang w:eastAsia="en-KE"/>
              </w:rPr>
              <w:t>Below 75% threshold on IG data; secondary feed shows 90%—verify at source</w:t>
            </w:r>
          </w:p>
        </w:tc>
      </w:tr>
    </w:tbl>
    <w:p w14:paraId="0D0401C2" w14:textId="77777777" w:rsidR="003B48CE" w:rsidRPr="003B48CE" w:rsidRDefault="001A5327" w:rsidP="003B48CE">
      <w:pPr>
        <w:shd w:val="clear" w:color="auto" w:fill="252523"/>
        <w:spacing w:before="686" w:after="686" w:line="240" w:lineRule="auto"/>
        <w:rPr>
          <w:rFonts w:ascii="Inter" w:eastAsia="Times New Roman" w:hAnsi="Inter" w:cs="Times New Roman"/>
          <w:color w:val="F4F0EB"/>
          <w:sz w:val="24"/>
          <w:szCs w:val="24"/>
          <w:lang w:eastAsia="en-KE"/>
        </w:rPr>
      </w:pPr>
      <w:r>
        <w:rPr>
          <w:rFonts w:ascii="Inter" w:eastAsia="Times New Roman" w:hAnsi="Inter" w:cs="Times New Roman"/>
          <w:color w:val="F4F0EB"/>
          <w:sz w:val="24"/>
          <w:szCs w:val="24"/>
          <w:lang w:eastAsia="en-KE"/>
        </w:rPr>
        <w:pict w14:anchorId="47893064">
          <v:rect id="_x0000_i1071" style="width:0;height:0" o:hralign="center" o:hrstd="t" o:hr="t" fillcolor="#a0a0a0" stroked="f"/>
        </w:pict>
      </w:r>
    </w:p>
    <w:p w14:paraId="6DC43083"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3B48CE">
        <w:rPr>
          <w:rFonts w:ascii="system-ui" w:eastAsia="Times New Roman" w:hAnsi="system-ui" w:cs="Times New Roman"/>
          <w:b/>
          <w:bCs/>
          <w:color w:val="FFFFFF"/>
          <w:spacing w:val="-6"/>
          <w:sz w:val="34"/>
          <w:szCs w:val="34"/>
          <w:lang w:eastAsia="en-KE"/>
        </w:rPr>
        <w:t>Key Macro Theme</w:t>
      </w:r>
    </w:p>
    <w:p w14:paraId="1A8604E8"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Retail is systematically losing on two fronts:</w:t>
      </w:r>
    </w:p>
    <w:p w14:paraId="227700BD" w14:textId="77777777" w:rsidR="003B48CE" w:rsidRPr="003B48CE" w:rsidRDefault="003B48CE" w:rsidP="003B48CE">
      <w:pPr>
        <w:numPr>
          <w:ilvl w:val="0"/>
          <w:numId w:val="2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Fighting carry trades</w:t>
      </w:r>
      <w:r w:rsidRPr="003B48CE">
        <w:rPr>
          <w:rFonts w:ascii="Inter" w:eastAsia="Times New Roman" w:hAnsi="Inter" w:cs="Times New Roman"/>
          <w:color w:val="F4F0EB"/>
          <w:sz w:val="24"/>
          <w:szCs w:val="24"/>
          <w:lang w:eastAsia="en-KE"/>
        </w:rPr>
        <w:t> — massively shorting JPY crosses despite lucrative positive carry, creating upside liquidity pools for institutional short-squeezes.</w:t>
      </w:r>
    </w:p>
    <w:p w14:paraId="4A641EF0" w14:textId="77777777" w:rsidR="003B48CE" w:rsidRPr="003B48CE" w:rsidRDefault="003B48CE" w:rsidP="003B48CE">
      <w:pPr>
        <w:numPr>
          <w:ilvl w:val="0"/>
          <w:numId w:val="2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Catching falling knives in risk-off pairs</w:t>
      </w:r>
      <w:r w:rsidRPr="003B48CE">
        <w:rPr>
          <w:rFonts w:ascii="Inter" w:eastAsia="Times New Roman" w:hAnsi="Inter" w:cs="Times New Roman"/>
          <w:color w:val="F4F0EB"/>
          <w:sz w:val="24"/>
          <w:szCs w:val="24"/>
          <w:lang w:eastAsia="en-KE"/>
        </w:rPr>
        <w:t> — buying commodity currencies (NZD, CAD) against the appreciating CHF amid geopolitical risk, Middle East energy disruption, and stagflation fears.</w:t>
      </w:r>
    </w:p>
    <w:p w14:paraId="7E03B394"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4"/>
          <w:szCs w:val="24"/>
          <w:lang w:eastAsia="en-KE"/>
        </w:rPr>
      </w:pPr>
      <w:r w:rsidRPr="003B48CE">
        <w:rPr>
          <w:rFonts w:ascii="Inter" w:eastAsia="Times New Roman" w:hAnsi="Inter" w:cs="Times New Roman"/>
          <w:color w:val="F4F0EB"/>
          <w:sz w:val="24"/>
          <w:szCs w:val="24"/>
          <w:lang w:eastAsia="en-KE"/>
        </w:rPr>
        <w:t>These imbalances resolve through institutional liquidity extraction: prices move further against the retail majority until mass capitulation.</w:t>
      </w:r>
    </w:p>
    <w:p w14:paraId="6F0D1F29" w14:textId="77777777" w:rsidR="003B48CE" w:rsidRPr="003B48CE" w:rsidRDefault="003B48CE" w:rsidP="003B48CE">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4"/>
          <w:szCs w:val="24"/>
          <w:lang w:eastAsia="en-KE"/>
        </w:rPr>
      </w:pPr>
      <w:r w:rsidRPr="003B48CE">
        <w:rPr>
          <w:rFonts w:ascii="Inter" w:eastAsia="Times New Roman" w:hAnsi="Inter" w:cs="Times New Roman"/>
          <w:b/>
          <w:bCs/>
          <w:color w:val="F4F0EB"/>
          <w:sz w:val="24"/>
          <w:szCs w:val="24"/>
          <w:bdr w:val="single" w:sz="2" w:space="0" w:color="E5E7EB" w:frame="1"/>
          <w:lang w:eastAsia="en-KE"/>
        </w:rPr>
        <w:t>Verification required:</w:t>
      </w:r>
      <w:r w:rsidRPr="003B48CE">
        <w:rPr>
          <w:rFonts w:ascii="Inter" w:eastAsia="Times New Roman" w:hAnsi="Inter" w:cs="Times New Roman"/>
          <w:color w:val="F4F0EB"/>
          <w:sz w:val="24"/>
          <w:szCs w:val="24"/>
          <w:lang w:eastAsia="en-KE"/>
        </w:rPr>
        <w:t> Visit </w:t>
      </w:r>
      <w:proofErr w:type="spellStart"/>
      <w:r w:rsidRPr="003B48CE">
        <w:rPr>
          <w:rFonts w:ascii="Inter" w:eastAsia="Times New Roman" w:hAnsi="Inter" w:cs="Times New Roman"/>
          <w:color w:val="F4F0EB"/>
          <w:sz w:val="24"/>
          <w:szCs w:val="24"/>
          <w:lang w:eastAsia="en-KE"/>
        </w:rPr>
        <w:fldChar w:fldCharType="begin"/>
      </w:r>
      <w:r w:rsidRPr="003B48CE">
        <w:rPr>
          <w:rFonts w:ascii="Inter" w:eastAsia="Times New Roman" w:hAnsi="Inter" w:cs="Times New Roman"/>
          <w:color w:val="F4F0EB"/>
          <w:sz w:val="24"/>
          <w:szCs w:val="24"/>
          <w:lang w:eastAsia="en-KE"/>
        </w:rPr>
        <w:instrText xml:space="preserve"> HYPERLINK "https://www.dailyfx.com/sentiment" </w:instrText>
      </w:r>
      <w:r w:rsidRPr="003B48CE">
        <w:rPr>
          <w:rFonts w:ascii="Inter" w:eastAsia="Times New Roman" w:hAnsi="Inter" w:cs="Times New Roman"/>
          <w:color w:val="F4F0EB"/>
          <w:sz w:val="24"/>
          <w:szCs w:val="24"/>
          <w:lang w:eastAsia="en-KE"/>
        </w:rPr>
        <w:fldChar w:fldCharType="separate"/>
      </w:r>
      <w:r w:rsidRPr="003B48CE">
        <w:rPr>
          <w:rFonts w:ascii="Inter" w:eastAsia="Times New Roman" w:hAnsi="Inter" w:cs="Times New Roman"/>
          <w:color w:val="299BFF"/>
          <w:sz w:val="24"/>
          <w:szCs w:val="24"/>
          <w:u w:val="single"/>
          <w:bdr w:val="single" w:sz="2" w:space="0" w:color="E5E7EB" w:frame="1"/>
          <w:lang w:eastAsia="en-KE"/>
        </w:rPr>
        <w:t>DailyFX</w:t>
      </w:r>
      <w:proofErr w:type="spellEnd"/>
      <w:r w:rsidRPr="003B48CE">
        <w:rPr>
          <w:rFonts w:ascii="Inter" w:eastAsia="Times New Roman" w:hAnsi="Inter" w:cs="Times New Roman"/>
          <w:color w:val="299BFF"/>
          <w:sz w:val="24"/>
          <w:szCs w:val="24"/>
          <w:u w:val="single"/>
          <w:bdr w:val="single" w:sz="2" w:space="0" w:color="E5E7EB" w:frame="1"/>
          <w:lang w:eastAsia="en-KE"/>
        </w:rPr>
        <w:t xml:space="preserve"> Sentiment</w:t>
      </w:r>
      <w:r w:rsidRPr="003B48CE">
        <w:rPr>
          <w:rFonts w:ascii="Inter" w:eastAsia="Times New Roman" w:hAnsi="Inter" w:cs="Times New Roman"/>
          <w:color w:val="F4F0EB"/>
          <w:sz w:val="24"/>
          <w:szCs w:val="24"/>
          <w:lang w:eastAsia="en-KE"/>
        </w:rPr>
        <w:fldChar w:fldCharType="end"/>
      </w:r>
      <w:r w:rsidRPr="003B48CE">
        <w:rPr>
          <w:rFonts w:ascii="Inter" w:eastAsia="Times New Roman" w:hAnsi="Inter" w:cs="Times New Roman"/>
          <w:color w:val="F4F0EB"/>
          <w:sz w:val="24"/>
          <w:szCs w:val="24"/>
          <w:lang w:eastAsia="en-KE"/>
        </w:rPr>
        <w:t>, </w:t>
      </w:r>
      <w:proofErr w:type="spellStart"/>
      <w:r w:rsidRPr="003B48CE">
        <w:rPr>
          <w:rFonts w:ascii="Inter" w:eastAsia="Times New Roman" w:hAnsi="Inter" w:cs="Times New Roman"/>
          <w:color w:val="F4F0EB"/>
          <w:sz w:val="24"/>
          <w:szCs w:val="24"/>
          <w:lang w:eastAsia="en-KE"/>
        </w:rPr>
        <w:fldChar w:fldCharType="begin"/>
      </w:r>
      <w:r w:rsidRPr="003B48CE">
        <w:rPr>
          <w:rFonts w:ascii="Inter" w:eastAsia="Times New Roman" w:hAnsi="Inter" w:cs="Times New Roman"/>
          <w:color w:val="F4F0EB"/>
          <w:sz w:val="24"/>
          <w:szCs w:val="24"/>
          <w:lang w:eastAsia="en-KE"/>
        </w:rPr>
        <w:instrText xml:space="preserve"> HYPERLINK "https://www.myfxbook.com/community/outlook" </w:instrText>
      </w:r>
      <w:r w:rsidRPr="003B48CE">
        <w:rPr>
          <w:rFonts w:ascii="Inter" w:eastAsia="Times New Roman" w:hAnsi="Inter" w:cs="Times New Roman"/>
          <w:color w:val="F4F0EB"/>
          <w:sz w:val="24"/>
          <w:szCs w:val="24"/>
          <w:lang w:eastAsia="en-KE"/>
        </w:rPr>
        <w:fldChar w:fldCharType="separate"/>
      </w:r>
      <w:r w:rsidRPr="003B48CE">
        <w:rPr>
          <w:rFonts w:ascii="Inter" w:eastAsia="Times New Roman" w:hAnsi="Inter" w:cs="Times New Roman"/>
          <w:color w:val="299BFF"/>
          <w:sz w:val="24"/>
          <w:szCs w:val="24"/>
          <w:u w:val="single"/>
          <w:bdr w:val="single" w:sz="2" w:space="0" w:color="E5E7EB" w:frame="1"/>
          <w:lang w:eastAsia="en-KE"/>
        </w:rPr>
        <w:t>Myfxbook</w:t>
      </w:r>
      <w:proofErr w:type="spellEnd"/>
      <w:r w:rsidRPr="003B48CE">
        <w:rPr>
          <w:rFonts w:ascii="Inter" w:eastAsia="Times New Roman" w:hAnsi="Inter" w:cs="Times New Roman"/>
          <w:color w:val="299BFF"/>
          <w:sz w:val="24"/>
          <w:szCs w:val="24"/>
          <w:u w:val="single"/>
          <w:bdr w:val="single" w:sz="2" w:space="0" w:color="E5E7EB" w:frame="1"/>
          <w:lang w:eastAsia="en-KE"/>
        </w:rPr>
        <w:t xml:space="preserve"> Outlook</w:t>
      </w:r>
      <w:r w:rsidRPr="003B48CE">
        <w:rPr>
          <w:rFonts w:ascii="Inter" w:eastAsia="Times New Roman" w:hAnsi="Inter" w:cs="Times New Roman"/>
          <w:color w:val="F4F0EB"/>
          <w:sz w:val="24"/>
          <w:szCs w:val="24"/>
          <w:lang w:eastAsia="en-KE"/>
        </w:rPr>
        <w:fldChar w:fldCharType="end"/>
      </w:r>
      <w:r w:rsidRPr="003B48CE">
        <w:rPr>
          <w:rFonts w:ascii="Inter" w:eastAsia="Times New Roman" w:hAnsi="Inter" w:cs="Times New Roman"/>
          <w:color w:val="F4F0EB"/>
          <w:sz w:val="24"/>
          <w:szCs w:val="24"/>
          <w:lang w:eastAsia="en-KE"/>
        </w:rPr>
        <w:t>, or </w:t>
      </w:r>
      <w:hyperlink r:id="rId5" w:history="1">
        <w:r w:rsidRPr="003B48CE">
          <w:rPr>
            <w:rFonts w:ascii="Inter" w:eastAsia="Times New Roman" w:hAnsi="Inter" w:cs="Times New Roman"/>
            <w:color w:val="299BFF"/>
            <w:sz w:val="24"/>
            <w:szCs w:val="24"/>
            <w:u w:val="single"/>
            <w:bdr w:val="single" w:sz="2" w:space="0" w:color="E5E7EB" w:frame="1"/>
            <w:lang w:eastAsia="en-KE"/>
          </w:rPr>
          <w:t>FXSSI Current Ratio</w:t>
        </w:r>
      </w:hyperlink>
      <w:r w:rsidRPr="003B48CE">
        <w:rPr>
          <w:rFonts w:ascii="Inter" w:eastAsia="Times New Roman" w:hAnsi="Inter" w:cs="Times New Roman"/>
          <w:color w:val="F4F0EB"/>
          <w:sz w:val="24"/>
          <w:szCs w:val="24"/>
          <w:lang w:eastAsia="en-KE"/>
        </w:rPr>
        <w:t> for real-time confirmation, particularly for Gold, Oil, NAS100, and minor crosses where data sources diverge or are stale.</w:t>
      </w:r>
    </w:p>
    <w:p w14:paraId="47B63236" w14:textId="77777777" w:rsidR="003B48CE" w:rsidRPr="00546C9C" w:rsidRDefault="003B48CE" w:rsidP="00546C9C">
      <w:pPr>
        <w:rPr>
          <w:lang w:val="en-US"/>
        </w:rPr>
      </w:pPr>
    </w:p>
    <w:sectPr w:rsidR="003B48CE" w:rsidRPr="00546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30CB"/>
    <w:multiLevelType w:val="multilevel"/>
    <w:tmpl w:val="200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C3DB2"/>
    <w:multiLevelType w:val="multilevel"/>
    <w:tmpl w:val="2C9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5536F"/>
    <w:multiLevelType w:val="multilevel"/>
    <w:tmpl w:val="3AC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10508"/>
    <w:multiLevelType w:val="multilevel"/>
    <w:tmpl w:val="4E1A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34D57"/>
    <w:multiLevelType w:val="multilevel"/>
    <w:tmpl w:val="8B1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4192F"/>
    <w:multiLevelType w:val="multilevel"/>
    <w:tmpl w:val="D15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E1580"/>
    <w:multiLevelType w:val="multilevel"/>
    <w:tmpl w:val="2C2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E80B96"/>
    <w:multiLevelType w:val="multilevel"/>
    <w:tmpl w:val="788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A7637"/>
    <w:multiLevelType w:val="multilevel"/>
    <w:tmpl w:val="F0F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A4911"/>
    <w:multiLevelType w:val="multilevel"/>
    <w:tmpl w:val="A0D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5D2CF7"/>
    <w:multiLevelType w:val="multilevel"/>
    <w:tmpl w:val="552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B24C1D"/>
    <w:multiLevelType w:val="multilevel"/>
    <w:tmpl w:val="6B1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017C0C"/>
    <w:multiLevelType w:val="multilevel"/>
    <w:tmpl w:val="573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273BE"/>
    <w:multiLevelType w:val="multilevel"/>
    <w:tmpl w:val="0DC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F3619A"/>
    <w:multiLevelType w:val="multilevel"/>
    <w:tmpl w:val="5A1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C03108"/>
    <w:multiLevelType w:val="multilevel"/>
    <w:tmpl w:val="6B0A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C6830"/>
    <w:multiLevelType w:val="multilevel"/>
    <w:tmpl w:val="7E7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B6E11"/>
    <w:multiLevelType w:val="multilevel"/>
    <w:tmpl w:val="94AE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C0FE8"/>
    <w:multiLevelType w:val="multilevel"/>
    <w:tmpl w:val="D8B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E13856"/>
    <w:multiLevelType w:val="multilevel"/>
    <w:tmpl w:val="0AE6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0F7379"/>
    <w:multiLevelType w:val="multilevel"/>
    <w:tmpl w:val="73E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3B511C"/>
    <w:multiLevelType w:val="multilevel"/>
    <w:tmpl w:val="E7E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325D79"/>
    <w:multiLevelType w:val="multilevel"/>
    <w:tmpl w:val="4DD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1209E0"/>
    <w:multiLevelType w:val="multilevel"/>
    <w:tmpl w:val="1C5C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2285B"/>
    <w:multiLevelType w:val="multilevel"/>
    <w:tmpl w:val="E478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EC6612"/>
    <w:multiLevelType w:val="multilevel"/>
    <w:tmpl w:val="FA2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23714"/>
    <w:multiLevelType w:val="multilevel"/>
    <w:tmpl w:val="5F5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7"/>
  </w:num>
  <w:num w:numId="3">
    <w:abstractNumId w:val="14"/>
  </w:num>
  <w:num w:numId="4">
    <w:abstractNumId w:val="22"/>
  </w:num>
  <w:num w:numId="5">
    <w:abstractNumId w:val="11"/>
  </w:num>
  <w:num w:numId="6">
    <w:abstractNumId w:val="2"/>
  </w:num>
  <w:num w:numId="7">
    <w:abstractNumId w:val="9"/>
  </w:num>
  <w:num w:numId="8">
    <w:abstractNumId w:val="16"/>
  </w:num>
  <w:num w:numId="9">
    <w:abstractNumId w:val="5"/>
  </w:num>
  <w:num w:numId="10">
    <w:abstractNumId w:val="4"/>
  </w:num>
  <w:num w:numId="11">
    <w:abstractNumId w:val="1"/>
  </w:num>
  <w:num w:numId="12">
    <w:abstractNumId w:val="13"/>
  </w:num>
  <w:num w:numId="13">
    <w:abstractNumId w:val="6"/>
  </w:num>
  <w:num w:numId="14">
    <w:abstractNumId w:val="0"/>
  </w:num>
  <w:num w:numId="15">
    <w:abstractNumId w:val="17"/>
  </w:num>
  <w:num w:numId="16">
    <w:abstractNumId w:val="8"/>
  </w:num>
  <w:num w:numId="17">
    <w:abstractNumId w:val="20"/>
  </w:num>
  <w:num w:numId="18">
    <w:abstractNumId w:val="24"/>
  </w:num>
  <w:num w:numId="19">
    <w:abstractNumId w:val="15"/>
  </w:num>
  <w:num w:numId="20">
    <w:abstractNumId w:val="21"/>
  </w:num>
  <w:num w:numId="21">
    <w:abstractNumId w:val="10"/>
  </w:num>
  <w:num w:numId="22">
    <w:abstractNumId w:val="12"/>
  </w:num>
  <w:num w:numId="23">
    <w:abstractNumId w:val="25"/>
  </w:num>
  <w:num w:numId="24">
    <w:abstractNumId w:val="3"/>
  </w:num>
  <w:num w:numId="25">
    <w:abstractNumId w:val="18"/>
  </w:num>
  <w:num w:numId="26">
    <w:abstractNumId w:val="1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C9C"/>
    <w:rsid w:val="000C7081"/>
    <w:rsid w:val="000F003B"/>
    <w:rsid w:val="001A5327"/>
    <w:rsid w:val="002C5988"/>
    <w:rsid w:val="003B48CE"/>
    <w:rsid w:val="003E67AD"/>
    <w:rsid w:val="00546C9C"/>
    <w:rsid w:val="008D1BC4"/>
    <w:rsid w:val="009E650C"/>
    <w:rsid w:val="00B03E9F"/>
    <w:rsid w:val="00B558B6"/>
    <w:rsid w:val="00CB3F82"/>
    <w:rsid w:val="00D17CAB"/>
    <w:rsid w:val="00D87BB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7F13"/>
  <w15:chartTrackingRefBased/>
  <w15:docId w15:val="{6FB86D58-03D2-4B4D-9E32-AFCA06221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D1B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1B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6C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C9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D1B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D1B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1BC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D1BC4"/>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8D1BC4"/>
    <w:rPr>
      <w:b/>
      <w:bCs/>
    </w:rPr>
  </w:style>
  <w:style w:type="paragraph" w:styleId="ListParagraph">
    <w:name w:val="List Paragraph"/>
    <w:basedOn w:val="Normal"/>
    <w:uiPriority w:val="34"/>
    <w:qFormat/>
    <w:rsid w:val="008D1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31566">
      <w:bodyDiv w:val="1"/>
      <w:marLeft w:val="0"/>
      <w:marRight w:val="0"/>
      <w:marTop w:val="0"/>
      <w:marBottom w:val="0"/>
      <w:divBdr>
        <w:top w:val="none" w:sz="0" w:space="0" w:color="auto"/>
        <w:left w:val="none" w:sz="0" w:space="0" w:color="auto"/>
        <w:bottom w:val="none" w:sz="0" w:space="0" w:color="auto"/>
        <w:right w:val="none" w:sz="0" w:space="0" w:color="auto"/>
      </w:divBdr>
      <w:divsChild>
        <w:div w:id="596864334">
          <w:marLeft w:val="0"/>
          <w:marRight w:val="0"/>
          <w:marTop w:val="0"/>
          <w:marBottom w:val="0"/>
          <w:divBdr>
            <w:top w:val="single" w:sz="2" w:space="0" w:color="E5E7EB"/>
            <w:left w:val="single" w:sz="2" w:space="0" w:color="E5E7EB"/>
            <w:bottom w:val="single" w:sz="2" w:space="0" w:color="E5E7EB"/>
            <w:right w:val="single" w:sz="2" w:space="0" w:color="E5E7EB"/>
          </w:divBdr>
        </w:div>
        <w:div w:id="1236210391">
          <w:marLeft w:val="0"/>
          <w:marRight w:val="0"/>
          <w:marTop w:val="0"/>
          <w:marBottom w:val="0"/>
          <w:divBdr>
            <w:top w:val="single" w:sz="2" w:space="0" w:color="E5E7EB"/>
            <w:left w:val="single" w:sz="2" w:space="0" w:color="E5E7EB"/>
            <w:bottom w:val="single" w:sz="2" w:space="0" w:color="E5E7EB"/>
            <w:right w:val="single" w:sz="2" w:space="0" w:color="E5E7EB"/>
          </w:divBdr>
        </w:div>
        <w:div w:id="1540363516">
          <w:marLeft w:val="0"/>
          <w:marRight w:val="0"/>
          <w:marTop w:val="0"/>
          <w:marBottom w:val="0"/>
          <w:divBdr>
            <w:top w:val="single" w:sz="2" w:space="0" w:color="E5E7EB"/>
            <w:left w:val="single" w:sz="2" w:space="0" w:color="E5E7EB"/>
            <w:bottom w:val="single" w:sz="2" w:space="0" w:color="E5E7EB"/>
            <w:right w:val="single" w:sz="2" w:space="0" w:color="E5E7EB"/>
          </w:divBdr>
        </w:div>
        <w:div w:id="2053726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1001036">
      <w:bodyDiv w:val="1"/>
      <w:marLeft w:val="0"/>
      <w:marRight w:val="0"/>
      <w:marTop w:val="0"/>
      <w:marBottom w:val="0"/>
      <w:divBdr>
        <w:top w:val="none" w:sz="0" w:space="0" w:color="auto"/>
        <w:left w:val="none" w:sz="0" w:space="0" w:color="auto"/>
        <w:bottom w:val="none" w:sz="0" w:space="0" w:color="auto"/>
        <w:right w:val="none" w:sz="0" w:space="0" w:color="auto"/>
      </w:divBdr>
      <w:divsChild>
        <w:div w:id="624387349">
          <w:marLeft w:val="0"/>
          <w:marRight w:val="0"/>
          <w:marTop w:val="0"/>
          <w:marBottom w:val="0"/>
          <w:divBdr>
            <w:top w:val="single" w:sz="2" w:space="0" w:color="E5E7EB"/>
            <w:left w:val="single" w:sz="2" w:space="0" w:color="E5E7EB"/>
            <w:bottom w:val="single" w:sz="2" w:space="0" w:color="E5E7EB"/>
            <w:right w:val="single" w:sz="2" w:space="0" w:color="E5E7EB"/>
          </w:divBdr>
        </w:div>
        <w:div w:id="629096194">
          <w:marLeft w:val="0"/>
          <w:marRight w:val="0"/>
          <w:marTop w:val="0"/>
          <w:marBottom w:val="0"/>
          <w:divBdr>
            <w:top w:val="single" w:sz="2" w:space="0" w:color="E5E7EB"/>
            <w:left w:val="single" w:sz="2" w:space="0" w:color="E5E7EB"/>
            <w:bottom w:val="single" w:sz="2" w:space="0" w:color="E5E7EB"/>
            <w:right w:val="single" w:sz="2" w:space="0" w:color="E5E7EB"/>
          </w:divBdr>
        </w:div>
        <w:div w:id="829980178">
          <w:marLeft w:val="0"/>
          <w:marRight w:val="0"/>
          <w:marTop w:val="0"/>
          <w:marBottom w:val="0"/>
          <w:divBdr>
            <w:top w:val="single" w:sz="2" w:space="0" w:color="E5E7EB"/>
            <w:left w:val="single" w:sz="2" w:space="0" w:color="E5E7EB"/>
            <w:bottom w:val="single" w:sz="2" w:space="0" w:color="E5E7EB"/>
            <w:right w:val="single" w:sz="2" w:space="0" w:color="E5E7EB"/>
          </w:divBdr>
        </w:div>
        <w:div w:id="1043872701">
          <w:marLeft w:val="0"/>
          <w:marRight w:val="0"/>
          <w:marTop w:val="0"/>
          <w:marBottom w:val="0"/>
          <w:divBdr>
            <w:top w:val="single" w:sz="2" w:space="0" w:color="E5E7EB"/>
            <w:left w:val="single" w:sz="2" w:space="0" w:color="E5E7EB"/>
            <w:bottom w:val="single" w:sz="2" w:space="0" w:color="E5E7EB"/>
            <w:right w:val="single" w:sz="2" w:space="0" w:color="E5E7EB"/>
          </w:divBdr>
        </w:div>
        <w:div w:id="1240940656">
          <w:marLeft w:val="0"/>
          <w:marRight w:val="0"/>
          <w:marTop w:val="0"/>
          <w:marBottom w:val="0"/>
          <w:divBdr>
            <w:top w:val="single" w:sz="2" w:space="0" w:color="E5E7EB"/>
            <w:left w:val="single" w:sz="2" w:space="0" w:color="E5E7EB"/>
            <w:bottom w:val="single" w:sz="2" w:space="0" w:color="E5E7EB"/>
            <w:right w:val="single" w:sz="2" w:space="0" w:color="E5E7EB"/>
          </w:divBdr>
        </w:div>
        <w:div w:id="1714845558">
          <w:marLeft w:val="0"/>
          <w:marRight w:val="0"/>
          <w:marTop w:val="0"/>
          <w:marBottom w:val="0"/>
          <w:divBdr>
            <w:top w:val="single" w:sz="6" w:space="0" w:color="auto"/>
            <w:left w:val="single" w:sz="6" w:space="0" w:color="auto"/>
            <w:bottom w:val="single" w:sz="6" w:space="0" w:color="auto"/>
            <w:right w:val="single" w:sz="6" w:space="0" w:color="auto"/>
          </w:divBdr>
          <w:divsChild>
            <w:div w:id="477112135">
              <w:marLeft w:val="0"/>
              <w:marRight w:val="0"/>
              <w:marTop w:val="0"/>
              <w:marBottom w:val="0"/>
              <w:divBdr>
                <w:top w:val="single" w:sz="2" w:space="0" w:color="E5E7EB"/>
                <w:left w:val="single" w:sz="2" w:space="0" w:color="E5E7EB"/>
                <w:bottom w:val="single" w:sz="2" w:space="0" w:color="E5E7EB"/>
                <w:right w:val="single" w:sz="2" w:space="0" w:color="E5E7EB"/>
              </w:divBdr>
            </w:div>
            <w:div w:id="1372536050">
              <w:marLeft w:val="0"/>
              <w:marRight w:val="0"/>
              <w:marTop w:val="0"/>
              <w:marBottom w:val="0"/>
              <w:divBdr>
                <w:top w:val="single" w:sz="2" w:space="0" w:color="413D39"/>
                <w:left w:val="single" w:sz="2" w:space="0" w:color="413D39"/>
                <w:bottom w:val="single" w:sz="6" w:space="0" w:color="413D39"/>
                <w:right w:val="single" w:sz="2" w:space="0" w:color="413D39"/>
              </w:divBdr>
              <w:divsChild>
                <w:div w:id="559829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469983">
          <w:marLeft w:val="0"/>
          <w:marRight w:val="0"/>
          <w:marTop w:val="0"/>
          <w:marBottom w:val="0"/>
          <w:divBdr>
            <w:top w:val="single" w:sz="2" w:space="0" w:color="E5E7EB"/>
            <w:left w:val="single" w:sz="2" w:space="0" w:color="E5E7EB"/>
            <w:bottom w:val="single" w:sz="2" w:space="0" w:color="E5E7EB"/>
            <w:right w:val="single" w:sz="2" w:space="0" w:color="E5E7EB"/>
          </w:divBdr>
        </w:div>
        <w:div w:id="1908762377">
          <w:marLeft w:val="0"/>
          <w:marRight w:val="0"/>
          <w:marTop w:val="0"/>
          <w:marBottom w:val="0"/>
          <w:divBdr>
            <w:top w:val="single" w:sz="2" w:space="0" w:color="E5E7EB"/>
            <w:left w:val="single" w:sz="2" w:space="0" w:color="E5E7EB"/>
            <w:bottom w:val="single" w:sz="2" w:space="0" w:color="E5E7EB"/>
            <w:right w:val="single" w:sz="2" w:space="0" w:color="E5E7EB"/>
          </w:divBdr>
        </w:div>
        <w:div w:id="211643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9638589">
      <w:bodyDiv w:val="1"/>
      <w:marLeft w:val="0"/>
      <w:marRight w:val="0"/>
      <w:marTop w:val="0"/>
      <w:marBottom w:val="0"/>
      <w:divBdr>
        <w:top w:val="none" w:sz="0" w:space="0" w:color="auto"/>
        <w:left w:val="none" w:sz="0" w:space="0" w:color="auto"/>
        <w:bottom w:val="none" w:sz="0" w:space="0" w:color="auto"/>
        <w:right w:val="none" w:sz="0" w:space="0" w:color="auto"/>
      </w:divBdr>
      <w:divsChild>
        <w:div w:id="390155451">
          <w:marLeft w:val="0"/>
          <w:marRight w:val="0"/>
          <w:marTop w:val="0"/>
          <w:marBottom w:val="0"/>
          <w:divBdr>
            <w:top w:val="single" w:sz="2" w:space="0" w:color="E5E7EB"/>
            <w:left w:val="single" w:sz="2" w:space="0" w:color="E5E7EB"/>
            <w:bottom w:val="single" w:sz="2" w:space="0" w:color="E5E7EB"/>
            <w:right w:val="single" w:sz="2" w:space="0" w:color="E5E7EB"/>
          </w:divBdr>
        </w:div>
        <w:div w:id="448669707">
          <w:marLeft w:val="0"/>
          <w:marRight w:val="0"/>
          <w:marTop w:val="0"/>
          <w:marBottom w:val="0"/>
          <w:divBdr>
            <w:top w:val="single" w:sz="2" w:space="0" w:color="E5E7EB"/>
            <w:left w:val="single" w:sz="2" w:space="0" w:color="E5E7EB"/>
            <w:bottom w:val="single" w:sz="2" w:space="0" w:color="E5E7EB"/>
            <w:right w:val="single" w:sz="2" w:space="0" w:color="E5E7EB"/>
          </w:divBdr>
        </w:div>
        <w:div w:id="1277365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291975">
      <w:bodyDiv w:val="1"/>
      <w:marLeft w:val="0"/>
      <w:marRight w:val="0"/>
      <w:marTop w:val="0"/>
      <w:marBottom w:val="0"/>
      <w:divBdr>
        <w:top w:val="none" w:sz="0" w:space="0" w:color="auto"/>
        <w:left w:val="none" w:sz="0" w:space="0" w:color="auto"/>
        <w:bottom w:val="none" w:sz="0" w:space="0" w:color="auto"/>
        <w:right w:val="none" w:sz="0" w:space="0" w:color="auto"/>
      </w:divBdr>
      <w:divsChild>
        <w:div w:id="250747388">
          <w:marLeft w:val="0"/>
          <w:marRight w:val="0"/>
          <w:marTop w:val="0"/>
          <w:marBottom w:val="0"/>
          <w:divBdr>
            <w:top w:val="single" w:sz="2" w:space="0" w:color="E5E7EB"/>
            <w:left w:val="single" w:sz="2" w:space="0" w:color="E5E7EB"/>
            <w:bottom w:val="single" w:sz="2" w:space="0" w:color="E5E7EB"/>
            <w:right w:val="single" w:sz="2" w:space="0" w:color="E5E7EB"/>
          </w:divBdr>
          <w:divsChild>
            <w:div w:id="272325572">
              <w:marLeft w:val="0"/>
              <w:marRight w:val="0"/>
              <w:marTop w:val="0"/>
              <w:marBottom w:val="0"/>
              <w:divBdr>
                <w:top w:val="single" w:sz="2" w:space="0" w:color="E5E7EB"/>
                <w:left w:val="single" w:sz="2" w:space="0" w:color="E5E7EB"/>
                <w:bottom w:val="single" w:sz="2" w:space="0" w:color="E5E7EB"/>
                <w:right w:val="single" w:sz="2" w:space="0" w:color="E5E7EB"/>
              </w:divBdr>
              <w:divsChild>
                <w:div w:id="541791227">
                  <w:marLeft w:val="0"/>
                  <w:marRight w:val="0"/>
                  <w:marTop w:val="0"/>
                  <w:marBottom w:val="0"/>
                  <w:divBdr>
                    <w:top w:val="single" w:sz="2" w:space="0" w:color="E5E7EB"/>
                    <w:left w:val="single" w:sz="2" w:space="0" w:color="E5E7EB"/>
                    <w:bottom w:val="single" w:sz="2" w:space="0" w:color="E5E7EB"/>
                    <w:right w:val="single" w:sz="2" w:space="0" w:color="E5E7EB"/>
                  </w:divBdr>
                  <w:divsChild>
                    <w:div w:id="329022947">
                      <w:marLeft w:val="0"/>
                      <w:marRight w:val="0"/>
                      <w:marTop w:val="0"/>
                      <w:marBottom w:val="0"/>
                      <w:divBdr>
                        <w:top w:val="single" w:sz="2" w:space="0" w:color="E5E7EB"/>
                        <w:left w:val="single" w:sz="2" w:space="0" w:color="E5E7EB"/>
                        <w:bottom w:val="single" w:sz="2" w:space="0" w:color="E5E7EB"/>
                        <w:right w:val="single" w:sz="2" w:space="0" w:color="E5E7EB"/>
                      </w:divBdr>
                      <w:divsChild>
                        <w:div w:id="1260408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7081643">
          <w:marLeft w:val="0"/>
          <w:marRight w:val="0"/>
          <w:marTop w:val="0"/>
          <w:marBottom w:val="0"/>
          <w:divBdr>
            <w:top w:val="single" w:sz="2" w:space="0" w:color="E5E7EB"/>
            <w:left w:val="single" w:sz="2" w:space="0" w:color="E5E7EB"/>
            <w:bottom w:val="single" w:sz="2" w:space="0" w:color="E5E7EB"/>
            <w:right w:val="single" w:sz="2" w:space="0" w:color="E5E7EB"/>
          </w:divBdr>
          <w:divsChild>
            <w:div w:id="332340088">
              <w:marLeft w:val="0"/>
              <w:marRight w:val="0"/>
              <w:marTop w:val="0"/>
              <w:marBottom w:val="0"/>
              <w:divBdr>
                <w:top w:val="single" w:sz="2" w:space="0" w:color="E5E7EB"/>
                <w:left w:val="single" w:sz="2" w:space="0" w:color="E5E7EB"/>
                <w:bottom w:val="single" w:sz="2" w:space="0" w:color="E5E7EB"/>
                <w:right w:val="single" w:sz="2" w:space="0" w:color="E5E7EB"/>
              </w:divBdr>
            </w:div>
            <w:div w:id="1100682068">
              <w:marLeft w:val="0"/>
              <w:marRight w:val="0"/>
              <w:marTop w:val="0"/>
              <w:marBottom w:val="0"/>
              <w:divBdr>
                <w:top w:val="single" w:sz="2" w:space="0" w:color="E5E7EB"/>
                <w:left w:val="single" w:sz="2" w:space="0" w:color="E5E7EB"/>
                <w:bottom w:val="single" w:sz="2" w:space="0" w:color="E5E7EB"/>
                <w:right w:val="single" w:sz="2" w:space="0" w:color="E5E7EB"/>
              </w:divBdr>
            </w:div>
            <w:div w:id="1233613338">
              <w:marLeft w:val="0"/>
              <w:marRight w:val="0"/>
              <w:marTop w:val="0"/>
              <w:marBottom w:val="0"/>
              <w:divBdr>
                <w:top w:val="single" w:sz="2" w:space="0" w:color="E5E7EB"/>
                <w:left w:val="single" w:sz="2" w:space="0" w:color="E5E7EB"/>
                <w:bottom w:val="single" w:sz="2" w:space="0" w:color="E5E7EB"/>
                <w:right w:val="single" w:sz="2" w:space="0" w:color="E5E7EB"/>
              </w:divBdr>
            </w:div>
            <w:div w:id="1757827320">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814255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2715865">
      <w:bodyDiv w:val="1"/>
      <w:marLeft w:val="0"/>
      <w:marRight w:val="0"/>
      <w:marTop w:val="0"/>
      <w:marBottom w:val="0"/>
      <w:divBdr>
        <w:top w:val="none" w:sz="0" w:space="0" w:color="auto"/>
        <w:left w:val="none" w:sz="0" w:space="0" w:color="auto"/>
        <w:bottom w:val="none" w:sz="0" w:space="0" w:color="auto"/>
        <w:right w:val="none" w:sz="0" w:space="0" w:color="auto"/>
      </w:divBdr>
      <w:divsChild>
        <w:div w:id="341670405">
          <w:marLeft w:val="0"/>
          <w:marRight w:val="0"/>
          <w:marTop w:val="0"/>
          <w:marBottom w:val="0"/>
          <w:divBdr>
            <w:top w:val="single" w:sz="2" w:space="0" w:color="E5E7EB"/>
            <w:left w:val="single" w:sz="2" w:space="0" w:color="E5E7EB"/>
            <w:bottom w:val="single" w:sz="2" w:space="0" w:color="E5E7EB"/>
            <w:right w:val="single" w:sz="2" w:space="0" w:color="E5E7EB"/>
          </w:divBdr>
        </w:div>
        <w:div w:id="460146924">
          <w:marLeft w:val="0"/>
          <w:marRight w:val="0"/>
          <w:marTop w:val="0"/>
          <w:marBottom w:val="0"/>
          <w:divBdr>
            <w:top w:val="single" w:sz="2" w:space="0" w:color="E5E7EB"/>
            <w:left w:val="single" w:sz="2" w:space="0" w:color="E5E7EB"/>
            <w:bottom w:val="single" w:sz="2" w:space="0" w:color="E5E7EB"/>
            <w:right w:val="single" w:sz="2" w:space="0" w:color="E5E7EB"/>
          </w:divBdr>
        </w:div>
        <w:div w:id="461726485">
          <w:marLeft w:val="0"/>
          <w:marRight w:val="0"/>
          <w:marTop w:val="0"/>
          <w:marBottom w:val="0"/>
          <w:divBdr>
            <w:top w:val="single" w:sz="2" w:space="0" w:color="E5E7EB"/>
            <w:left w:val="single" w:sz="2" w:space="0" w:color="E5E7EB"/>
            <w:bottom w:val="single" w:sz="2" w:space="0" w:color="E5E7EB"/>
            <w:right w:val="single" w:sz="2" w:space="0" w:color="E5E7EB"/>
          </w:divBdr>
        </w:div>
        <w:div w:id="475101423">
          <w:marLeft w:val="0"/>
          <w:marRight w:val="0"/>
          <w:marTop w:val="0"/>
          <w:marBottom w:val="0"/>
          <w:divBdr>
            <w:top w:val="single" w:sz="2" w:space="0" w:color="E5E7EB"/>
            <w:left w:val="single" w:sz="2" w:space="0" w:color="E5E7EB"/>
            <w:bottom w:val="single" w:sz="2" w:space="0" w:color="E5E7EB"/>
            <w:right w:val="single" w:sz="2" w:space="0" w:color="E5E7EB"/>
          </w:divBdr>
        </w:div>
        <w:div w:id="1241255502">
          <w:marLeft w:val="0"/>
          <w:marRight w:val="0"/>
          <w:marTop w:val="0"/>
          <w:marBottom w:val="0"/>
          <w:divBdr>
            <w:top w:val="single" w:sz="2" w:space="0" w:color="E5E7EB"/>
            <w:left w:val="single" w:sz="2" w:space="0" w:color="E5E7EB"/>
            <w:bottom w:val="single" w:sz="2" w:space="0" w:color="E5E7EB"/>
            <w:right w:val="single" w:sz="2" w:space="0" w:color="E5E7EB"/>
          </w:divBdr>
        </w:div>
        <w:div w:id="1288506064">
          <w:marLeft w:val="0"/>
          <w:marRight w:val="0"/>
          <w:marTop w:val="0"/>
          <w:marBottom w:val="0"/>
          <w:divBdr>
            <w:top w:val="single" w:sz="2" w:space="0" w:color="E5E7EB"/>
            <w:left w:val="single" w:sz="2" w:space="0" w:color="E5E7EB"/>
            <w:bottom w:val="single" w:sz="2" w:space="0" w:color="E5E7EB"/>
            <w:right w:val="single" w:sz="2" w:space="0" w:color="E5E7EB"/>
          </w:divBdr>
        </w:div>
        <w:div w:id="1624774691">
          <w:marLeft w:val="0"/>
          <w:marRight w:val="0"/>
          <w:marTop w:val="0"/>
          <w:marBottom w:val="0"/>
          <w:divBdr>
            <w:top w:val="single" w:sz="2" w:space="0" w:color="E5E7EB"/>
            <w:left w:val="single" w:sz="2" w:space="0" w:color="E5E7EB"/>
            <w:bottom w:val="single" w:sz="2" w:space="0" w:color="E5E7EB"/>
            <w:right w:val="single" w:sz="2" w:space="0" w:color="E5E7EB"/>
          </w:divBdr>
        </w:div>
        <w:div w:id="1626234938">
          <w:marLeft w:val="0"/>
          <w:marRight w:val="0"/>
          <w:marTop w:val="0"/>
          <w:marBottom w:val="0"/>
          <w:divBdr>
            <w:top w:val="single" w:sz="2" w:space="0" w:color="E5E7EB"/>
            <w:left w:val="single" w:sz="2" w:space="0" w:color="E5E7EB"/>
            <w:bottom w:val="single" w:sz="2" w:space="0" w:color="E5E7EB"/>
            <w:right w:val="single" w:sz="2" w:space="0" w:color="E5E7EB"/>
          </w:divBdr>
        </w:div>
        <w:div w:id="1655640267">
          <w:marLeft w:val="0"/>
          <w:marRight w:val="0"/>
          <w:marTop w:val="0"/>
          <w:marBottom w:val="0"/>
          <w:divBdr>
            <w:top w:val="single" w:sz="2" w:space="0" w:color="E5E7EB"/>
            <w:left w:val="single" w:sz="2" w:space="0" w:color="E5E7EB"/>
            <w:bottom w:val="single" w:sz="2" w:space="0" w:color="E5E7EB"/>
            <w:right w:val="single" w:sz="2" w:space="0" w:color="E5E7EB"/>
          </w:divBdr>
        </w:div>
        <w:div w:id="1708947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xssi.com/tools/current-ra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52</Pages>
  <Words>10620</Words>
  <Characters>60535</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2</cp:revision>
  <dcterms:created xsi:type="dcterms:W3CDTF">2026-03-27T08:28:00Z</dcterms:created>
  <dcterms:modified xsi:type="dcterms:W3CDTF">2026-03-30T20:01:00Z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71eea83e-f7b5-4cb0-89fd-494dc6cde25a</vt:lpwstr>
  </property>
</Properties>
</file>