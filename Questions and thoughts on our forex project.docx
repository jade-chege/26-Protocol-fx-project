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805EE" w14:textId="5530D2AD" w:rsidR="00E419C5" w:rsidRDefault="00E419C5" w:rsidP="00B334BF">
      <w:pPr>
        <w:jc w:val="center"/>
        <w:rPr>
          <w:b/>
          <w:bCs/>
          <w:sz w:val="40"/>
          <w:szCs w:val="40"/>
        </w:rPr>
      </w:pPr>
    </w:p>
    <w:p w14:paraId="4D0F2C2F" w14:textId="77777777" w:rsidR="00514A0D" w:rsidRDefault="00514A0D" w:rsidP="00B334BF">
      <w:pPr>
        <w:jc w:val="center"/>
        <w:rPr>
          <w:b/>
          <w:bCs/>
          <w:sz w:val="40"/>
          <w:szCs w:val="40"/>
        </w:rPr>
      </w:pPr>
    </w:p>
    <w:p w14:paraId="3F4C95F0" w14:textId="4F1EEB5C" w:rsidR="00B334BF" w:rsidRDefault="00B334BF" w:rsidP="00B334BF">
      <w:pPr>
        <w:jc w:val="center"/>
        <w:rPr>
          <w:b/>
          <w:bCs/>
          <w:sz w:val="40"/>
          <w:szCs w:val="40"/>
        </w:rPr>
      </w:pPr>
      <w:r w:rsidRPr="00B334BF">
        <w:rPr>
          <w:b/>
          <w:bCs/>
          <w:sz w:val="40"/>
          <w:szCs w:val="40"/>
        </w:rPr>
        <w:t>Questions and thoughts on our forex project</w:t>
      </w:r>
    </w:p>
    <w:p w14:paraId="6557675D" w14:textId="6D1E78FD" w:rsidR="00211E37" w:rsidRPr="00B334BF" w:rsidRDefault="00211E37" w:rsidP="00B334BF">
      <w:pPr>
        <w:jc w:val="center"/>
        <w:rPr>
          <w:b/>
          <w:bCs/>
          <w:sz w:val="40"/>
          <w:szCs w:val="40"/>
        </w:rPr>
      </w:pPr>
      <w:r>
        <w:rPr>
          <w:b/>
          <w:bCs/>
          <w:sz w:val="40"/>
          <w:szCs w:val="40"/>
        </w:rPr>
        <w:t>Started 2025</w:t>
      </w:r>
    </w:p>
    <w:p w14:paraId="4E275079" w14:textId="4FB4BA3E" w:rsidR="00546CF6" w:rsidRDefault="00EC291A">
      <w:r>
        <w:t xml:space="preserve">Q: Is it better to prompt </w:t>
      </w:r>
      <w:r w:rsidR="00B71F6F">
        <w:t xml:space="preserve">the engineer to create a new chat of Gemini 2.5 to analyse these videos, or will these chats </w:t>
      </w:r>
      <w:proofErr w:type="gramStart"/>
      <w:r w:rsidR="00B71F6F">
        <w:t>be</w:t>
      </w:r>
      <w:proofErr w:type="gramEnd"/>
      <w:r w:rsidR="00B71F6F">
        <w:t xml:space="preserve"> okay? After completing the analysis of a video, we can always delete it. When should we start a new chat,</w:t>
      </w:r>
      <w:r w:rsidR="00B334BF">
        <w:t xml:space="preserve"> if ever?</w:t>
      </w:r>
    </w:p>
    <w:p w14:paraId="7D81F478" w14:textId="77777777" w:rsidR="00B334BF" w:rsidRDefault="00B334BF"/>
    <w:p w14:paraId="149F2085" w14:textId="77777777" w:rsidR="00B334BF" w:rsidRDefault="00B334BF"/>
    <w:p w14:paraId="5B98421A" w14:textId="1CC2BE39" w:rsidR="00B334BF" w:rsidRDefault="00B334BF">
      <w:pPr>
        <w:rPr>
          <w:rFonts w:eastAsia="Times New Roman" w:cs="Times New Roman"/>
          <w:kern w:val="0"/>
          <w:lang w:eastAsia="en-GB"/>
          <w14:ligatures w14:val="none"/>
        </w:rPr>
      </w:pPr>
      <w:r>
        <w:t xml:space="preserve">For </w:t>
      </w:r>
      <w:r w:rsidRPr="00E469F4">
        <w:rPr>
          <w:rFonts w:eastAsia="Times New Roman" w:cs="Times New Roman"/>
          <w:kern w:val="0"/>
          <w:lang w:eastAsia="en-GB"/>
          <w14:ligatures w14:val="none"/>
        </w:rPr>
        <w:t>conducting deep macroeconomic research</w:t>
      </w:r>
      <w:r>
        <w:rPr>
          <w:rFonts w:eastAsia="Times New Roman" w:cs="Times New Roman"/>
          <w:kern w:val="0"/>
          <w:lang w:eastAsia="en-GB"/>
          <w14:ligatures w14:val="none"/>
        </w:rPr>
        <w:t xml:space="preserve">, we can prompt </w:t>
      </w:r>
      <w:r w:rsidR="00B71F6F">
        <w:rPr>
          <w:rFonts w:eastAsia="Times New Roman" w:cs="Times New Roman"/>
          <w:kern w:val="0"/>
          <w:lang w:eastAsia="en-GB"/>
          <w14:ligatures w14:val="none"/>
        </w:rPr>
        <w:t>an engineer to write a prompt for Grok to analyse news headlines and sentiments on x.com to cater for fundamental analysis. This</w:t>
      </w:r>
      <w:r>
        <w:rPr>
          <w:rFonts w:eastAsia="Times New Roman" w:cs="Times New Roman"/>
          <w:kern w:val="0"/>
          <w:lang w:eastAsia="en-GB"/>
          <w14:ligatures w14:val="none"/>
        </w:rPr>
        <w:t xml:space="preserve"> can be part of the </w:t>
      </w:r>
      <w:r w:rsidR="00B71F6F">
        <w:rPr>
          <w:rFonts w:eastAsia="Times New Roman" w:cs="Times New Roman"/>
          <w:kern w:val="0"/>
          <w:lang w:eastAsia="en-GB"/>
          <w14:ligatures w14:val="none"/>
        </w:rPr>
        <w:t>AI</w:t>
      </w:r>
      <w:r>
        <w:rPr>
          <w:rFonts w:eastAsia="Times New Roman" w:cs="Times New Roman"/>
          <w:kern w:val="0"/>
          <w:lang w:eastAsia="en-GB"/>
          <w14:ligatures w14:val="none"/>
        </w:rPr>
        <w:t xml:space="preserve"> intelligence layer</w:t>
      </w:r>
      <w:r w:rsidR="00B71F6F">
        <w:rPr>
          <w:rFonts w:eastAsia="Times New Roman" w:cs="Times New Roman"/>
          <w:kern w:val="0"/>
          <w:lang w:eastAsia="en-GB"/>
          <w14:ligatures w14:val="none"/>
        </w:rPr>
        <w:t>.</w:t>
      </w:r>
    </w:p>
    <w:p w14:paraId="4898D2AC" w14:textId="77777777" w:rsidR="00B334BF" w:rsidRDefault="00B334BF">
      <w:pPr>
        <w:rPr>
          <w:rFonts w:eastAsia="Times New Roman" w:cs="Times New Roman"/>
          <w:kern w:val="0"/>
          <w:lang w:eastAsia="en-GB"/>
          <w14:ligatures w14:val="none"/>
        </w:rPr>
      </w:pPr>
    </w:p>
    <w:p w14:paraId="4099106B" w14:textId="77777777" w:rsidR="00B334BF" w:rsidRDefault="00B334BF">
      <w:pPr>
        <w:rPr>
          <w:rFonts w:eastAsia="Times New Roman" w:cs="Times New Roman"/>
          <w:kern w:val="0"/>
          <w:lang w:eastAsia="en-GB"/>
          <w14:ligatures w14:val="none"/>
        </w:rPr>
      </w:pPr>
    </w:p>
    <w:p w14:paraId="668EC907" w14:textId="77777777" w:rsidR="00B334BF" w:rsidRDefault="00B334BF">
      <w:pPr>
        <w:rPr>
          <w:rFonts w:eastAsia="Times New Roman" w:cs="Times New Roman"/>
          <w:kern w:val="0"/>
          <w:lang w:eastAsia="en-GB"/>
          <w14:ligatures w14:val="none"/>
        </w:rPr>
      </w:pPr>
    </w:p>
    <w:p w14:paraId="318815F9" w14:textId="77777777" w:rsidR="00B334BF" w:rsidRPr="00E469F4" w:rsidRDefault="00B334BF" w:rsidP="00B334BF">
      <w:pPr>
        <w:numPr>
          <w:ilvl w:val="0"/>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t>Creating his own custom AI sentiment bot to add a new layer of data.</w:t>
      </w:r>
    </w:p>
    <w:p w14:paraId="3746C88A" w14:textId="77777777" w:rsidR="00B334BF" w:rsidRDefault="00B334BF"/>
    <w:p w14:paraId="25B0EBF3" w14:textId="7B300292" w:rsidR="00B334BF" w:rsidRDefault="00B71F6F" w:rsidP="00B334BF">
      <w:pPr>
        <w:pStyle w:val="ListParagraph"/>
        <w:numPr>
          <w:ilvl w:val="0"/>
          <w:numId w:val="1"/>
        </w:numPr>
      </w:pPr>
      <w:r>
        <w:t>Isn't there already</w:t>
      </w:r>
      <w:r w:rsidR="00B334BF">
        <w:t xml:space="preserve"> available forex sentiment systems out there?</w:t>
      </w:r>
    </w:p>
    <w:p w14:paraId="4B9A6E0E" w14:textId="77777777" w:rsidR="00B334BF" w:rsidRDefault="00B334BF" w:rsidP="00B334BF">
      <w:pPr>
        <w:pStyle w:val="ListParagraph"/>
      </w:pPr>
    </w:p>
    <w:p w14:paraId="09C0C8B2" w14:textId="77777777" w:rsidR="00B334BF" w:rsidRPr="00E469F4" w:rsidRDefault="00B334BF" w:rsidP="00B334BF">
      <w:pPr>
        <w:numPr>
          <w:ilvl w:val="0"/>
          <w:numId w:val="1"/>
        </w:numPr>
        <w:spacing w:before="100" w:beforeAutospacing="1" w:after="100" w:afterAutospacing="1" w:line="240" w:lineRule="auto"/>
        <w:rPr>
          <w:rFonts w:eastAsia="Times New Roman" w:cs="Times New Roman"/>
          <w:kern w:val="0"/>
          <w:lang w:eastAsia="en-GB"/>
          <w14:ligatures w14:val="none"/>
        </w:rPr>
      </w:pPr>
      <w:r w:rsidRPr="00E469F4">
        <w:rPr>
          <w:rFonts w:eastAsia="Times New Roman" w:cs="Times New Roman"/>
          <w:kern w:val="0"/>
          <w:lang w:eastAsia="en-GB"/>
          <w14:ligatures w14:val="none"/>
        </w:rPr>
        <w:lastRenderedPageBreak/>
        <w:t>Creating his own custom AI sentiment bot to add a new layer of data.</w:t>
      </w:r>
    </w:p>
    <w:p w14:paraId="6FA943C9" w14:textId="6D72D039" w:rsidR="00B334BF" w:rsidRPr="001F0536" w:rsidRDefault="00C56799" w:rsidP="00B334BF">
      <w:pPr>
        <w:pStyle w:val="ListParagraph"/>
        <w:numPr>
          <w:ilvl w:val="0"/>
          <w:numId w:val="1"/>
        </w:numPr>
      </w:pPr>
      <w:r w:rsidRPr="00E469F4">
        <w:rPr>
          <w:rFonts w:eastAsia="Times New Roman" w:cs="Times New Roman"/>
          <w:kern w:val="0"/>
          <w:lang w:eastAsia="en-GB"/>
          <w14:ligatures w14:val="none"/>
        </w:rPr>
        <w:t>Jason Graystone</w:t>
      </w:r>
      <w:r>
        <w:rPr>
          <w:rFonts w:eastAsia="Times New Roman" w:cs="Times New Roman"/>
          <w:kern w:val="0"/>
          <w:lang w:eastAsia="en-GB"/>
          <w14:ligatures w14:val="none"/>
        </w:rPr>
        <w:t xml:space="preserve"> </w:t>
      </w:r>
      <w:r w:rsidR="001F0536">
        <w:rPr>
          <w:rFonts w:eastAsia="Times New Roman" w:cs="Times New Roman"/>
          <w:kern w:val="0"/>
          <w:lang w:eastAsia="en-GB"/>
          <w14:ligatures w14:val="none"/>
        </w:rPr>
        <w:t>channel</w:t>
      </w:r>
    </w:p>
    <w:p w14:paraId="26B34606" w14:textId="5E6C21A8" w:rsidR="001F0536" w:rsidRPr="006747F5" w:rsidRDefault="001F0536" w:rsidP="00B334BF">
      <w:pPr>
        <w:pStyle w:val="ListParagraph"/>
        <w:numPr>
          <w:ilvl w:val="0"/>
          <w:numId w:val="1"/>
        </w:numPr>
      </w:pPr>
      <w:r>
        <w:rPr>
          <w:rFonts w:eastAsia="Times New Roman" w:cs="Times New Roman"/>
          <w:kern w:val="0"/>
          <w:lang w:eastAsia="en-GB"/>
          <w14:ligatures w14:val="none"/>
        </w:rPr>
        <w:t xml:space="preserve">5 </w:t>
      </w:r>
      <w:r w:rsidR="00B71F6F">
        <w:rPr>
          <w:rFonts w:eastAsia="Times New Roman" w:cs="Times New Roman"/>
          <w:kern w:val="0"/>
          <w:lang w:eastAsia="en-GB"/>
          <w14:ligatures w14:val="none"/>
        </w:rPr>
        <w:t>When</w:t>
      </w:r>
      <w:r>
        <w:rPr>
          <w:rFonts w:eastAsia="Times New Roman" w:cs="Times New Roman"/>
          <w:kern w:val="0"/>
          <w:lang w:eastAsia="en-GB"/>
          <w14:ligatures w14:val="none"/>
        </w:rPr>
        <w:t xml:space="preserve"> looking at our charts</w:t>
      </w:r>
      <w:r w:rsidR="00B71F6F">
        <w:rPr>
          <w:rFonts w:eastAsia="Times New Roman" w:cs="Times New Roman"/>
          <w:kern w:val="0"/>
          <w:lang w:eastAsia="en-GB"/>
          <w14:ligatures w14:val="none"/>
        </w:rPr>
        <w:t>,</w:t>
      </w:r>
      <w:r>
        <w:rPr>
          <w:rFonts w:eastAsia="Times New Roman" w:cs="Times New Roman"/>
          <w:kern w:val="0"/>
          <w:lang w:eastAsia="en-GB"/>
          <w14:ligatures w14:val="none"/>
        </w:rPr>
        <w:t xml:space="preserve"> we should always try to identify as many </w:t>
      </w:r>
      <w:r w:rsidR="00B71F6F">
        <w:rPr>
          <w:rFonts w:eastAsia="Times New Roman" w:cs="Times New Roman"/>
          <w:kern w:val="0"/>
          <w:lang w:eastAsia="en-GB"/>
          <w14:ligatures w14:val="none"/>
        </w:rPr>
        <w:t>relevant</w:t>
      </w:r>
      <w:r>
        <w:rPr>
          <w:rFonts w:eastAsia="Times New Roman" w:cs="Times New Roman"/>
          <w:kern w:val="0"/>
          <w:lang w:eastAsia="en-GB"/>
          <w14:ligatures w14:val="none"/>
        </w:rPr>
        <w:t xml:space="preserve"> chart analyses </w:t>
      </w:r>
      <w:r w:rsidR="00B71F6F">
        <w:rPr>
          <w:rFonts w:eastAsia="Times New Roman" w:cs="Times New Roman"/>
          <w:kern w:val="0"/>
          <w:lang w:eastAsia="en-GB"/>
          <w14:ligatures w14:val="none"/>
        </w:rPr>
        <w:t>as</w:t>
      </w:r>
      <w:r>
        <w:rPr>
          <w:rFonts w:eastAsia="Times New Roman" w:cs="Times New Roman"/>
          <w:kern w:val="0"/>
          <w:lang w:eastAsia="en-GB"/>
          <w14:ligatures w14:val="none"/>
        </w:rPr>
        <w:t xml:space="preserve"> we can, without confusion</w:t>
      </w:r>
    </w:p>
    <w:p w14:paraId="36361E18" w14:textId="114CDCB6" w:rsidR="006747F5" w:rsidRPr="006747F5" w:rsidRDefault="006747F5" w:rsidP="00B334BF">
      <w:pPr>
        <w:pStyle w:val="ListParagraph"/>
        <w:numPr>
          <w:ilvl w:val="0"/>
          <w:numId w:val="1"/>
        </w:numPr>
      </w:pPr>
      <w:r>
        <w:rPr>
          <w:rFonts w:eastAsia="Times New Roman" w:cs="Times New Roman"/>
          <w:kern w:val="0"/>
          <w:lang w:eastAsia="en-GB"/>
          <w14:ligatures w14:val="none"/>
        </w:rPr>
        <w:t>After analysing the total research document</w:t>
      </w:r>
      <w:r w:rsidR="00B71F6F">
        <w:rPr>
          <w:rFonts w:eastAsia="Times New Roman" w:cs="Times New Roman"/>
          <w:kern w:val="0"/>
          <w:lang w:eastAsia="en-GB"/>
          <w14:ligatures w14:val="none"/>
        </w:rPr>
        <w:t>,</w:t>
      </w:r>
      <w:r>
        <w:rPr>
          <w:rFonts w:eastAsia="Times New Roman" w:cs="Times New Roman"/>
          <w:kern w:val="0"/>
          <w:lang w:eastAsia="en-GB"/>
          <w14:ligatures w14:val="none"/>
        </w:rPr>
        <w:t xml:space="preserve"> that is when you should decide which strategies, </w:t>
      </w:r>
      <w:r w:rsidR="00B71F6F">
        <w:rPr>
          <w:rFonts w:eastAsia="Times New Roman" w:cs="Times New Roman"/>
          <w:kern w:val="0"/>
          <w:lang w:eastAsia="en-GB"/>
          <w14:ligatures w14:val="none"/>
        </w:rPr>
        <w:t>their</w:t>
      </w:r>
      <w:r>
        <w:rPr>
          <w:rFonts w:eastAsia="Times New Roman" w:cs="Times New Roman"/>
          <w:kern w:val="0"/>
          <w:lang w:eastAsia="en-GB"/>
          <w14:ligatures w14:val="none"/>
        </w:rPr>
        <w:t xml:space="preserve"> number and how edited, added</w:t>
      </w:r>
      <w:r w:rsidR="00B71F6F">
        <w:rPr>
          <w:rFonts w:eastAsia="Times New Roman" w:cs="Times New Roman"/>
          <w:kern w:val="0"/>
          <w:lang w:eastAsia="en-GB"/>
          <w14:ligatures w14:val="none"/>
        </w:rPr>
        <w:t>, and hybridised</w:t>
      </w:r>
      <w:r>
        <w:rPr>
          <w:rFonts w:eastAsia="Times New Roman" w:cs="Times New Roman"/>
          <w:kern w:val="0"/>
          <w:lang w:eastAsia="en-GB"/>
          <w14:ligatures w14:val="none"/>
        </w:rPr>
        <w:t xml:space="preserve"> they will be</w:t>
      </w:r>
    </w:p>
    <w:p w14:paraId="2A518026" w14:textId="7B8CF7E5" w:rsidR="006747F5" w:rsidRPr="00A52AA2" w:rsidRDefault="00A4687F" w:rsidP="00B334BF">
      <w:pPr>
        <w:pStyle w:val="ListParagraph"/>
        <w:numPr>
          <w:ilvl w:val="0"/>
          <w:numId w:val="1"/>
        </w:numPr>
      </w:pPr>
      <w:r>
        <w:t>I may provide additional videos for expert analysis of a chart that is</w:t>
      </w:r>
      <w:r w:rsidR="0092122C">
        <w:t xml:space="preserve"> </w:t>
      </w:r>
      <w:r w:rsidR="00B71F6F">
        <w:t xml:space="preserve">an </w:t>
      </w:r>
      <w:r w:rsidR="0092122C" w:rsidRPr="00E469F4">
        <w:rPr>
          <w:rFonts w:eastAsia="Times New Roman" w:cs="Times New Roman"/>
          <w:b/>
          <w:bCs/>
          <w:kern w:val="0"/>
          <w:lang w:eastAsia="en-GB"/>
          <w14:ligatures w14:val="none"/>
        </w:rPr>
        <w:t>Advanced</w:t>
      </w:r>
      <w:r>
        <w:t xml:space="preserve"> </w:t>
      </w:r>
      <w:r w:rsidRPr="00E469F4">
        <w:rPr>
          <w:rFonts w:eastAsia="Times New Roman" w:cs="Times New Roman"/>
          <w:b/>
          <w:bCs/>
          <w:kern w:val="0"/>
          <w:lang w:eastAsia="en-GB"/>
          <w14:ligatures w14:val="none"/>
        </w:rPr>
        <w:t>Market Structure Mapping</w:t>
      </w:r>
    </w:p>
    <w:p w14:paraId="322AF251" w14:textId="55359DC6" w:rsidR="0048786D" w:rsidRDefault="00A52AA2" w:rsidP="0048786D">
      <w:pPr>
        <w:pStyle w:val="ListParagraph"/>
        <w:numPr>
          <w:ilvl w:val="0"/>
          <w:numId w:val="1"/>
        </w:numPr>
      </w:pPr>
      <w:r>
        <w:t xml:space="preserve">We did research and found 11 credible </w:t>
      </w:r>
      <w:r w:rsidR="00B71F6F">
        <w:t>YouTube channels on trading. How</w:t>
      </w:r>
      <w:r>
        <w:t xml:space="preserve"> should we use them?</w:t>
      </w:r>
      <w:r w:rsidR="004C4FD1">
        <w:t xml:space="preserve"> </w:t>
      </w:r>
      <w:r w:rsidR="00B71F6F">
        <w:t>If</w:t>
      </w:r>
      <w:r w:rsidR="004C4FD1">
        <w:t xml:space="preserve"> there are specific details, like very specific details needed on the hybrid strategies we have</w:t>
      </w:r>
      <w:r w:rsidR="00B71F6F">
        <w:t>, we can get those ideas from the credible channels;</w:t>
      </w:r>
      <w:r w:rsidR="004C4FD1">
        <w:t xml:space="preserve"> however, can you think of another use for it?</w:t>
      </w:r>
      <w:r w:rsidR="0048786D">
        <w:t xml:space="preserve"> I think the credible channels can also provide </w:t>
      </w:r>
      <w:r w:rsidR="00B71F6F">
        <w:t>their</w:t>
      </w:r>
      <w:r w:rsidR="0048786D">
        <w:t xml:space="preserve"> rules, trading hacks, dos and don’ts</w:t>
      </w:r>
    </w:p>
    <w:p w14:paraId="0F103292" w14:textId="69EBF44E" w:rsidR="00F622D8" w:rsidRPr="008F3281" w:rsidRDefault="00F622D8" w:rsidP="00B334BF">
      <w:pPr>
        <w:pStyle w:val="ListParagraph"/>
        <w:numPr>
          <w:ilvl w:val="0"/>
          <w:numId w:val="1"/>
        </w:numPr>
      </w:pPr>
      <w:r>
        <w:t xml:space="preserve">Each hybrid strategy to test should </w:t>
      </w:r>
      <w:r w:rsidR="00B71F6F">
        <w:t>incorporate</w:t>
      </w:r>
      <w:r w:rsidR="00983825">
        <w:t xml:space="preserve"> </w:t>
      </w:r>
      <w:r w:rsidR="00983825" w:rsidRPr="00E469F4">
        <w:rPr>
          <w:rFonts w:eastAsia="Times New Roman" w:cs="Times New Roman"/>
          <w:b/>
          <w:bCs/>
          <w:kern w:val="0"/>
          <w:lang w:eastAsia="en-GB"/>
          <w14:ligatures w14:val="none"/>
        </w:rPr>
        <w:t>Key Learning</w:t>
      </w:r>
      <w:r w:rsidR="00983825">
        <w:rPr>
          <w:rFonts w:eastAsia="Times New Roman" w:cs="Times New Roman"/>
          <w:b/>
          <w:bCs/>
          <w:kern w:val="0"/>
          <w:lang w:eastAsia="en-GB"/>
          <w14:ligatures w14:val="none"/>
        </w:rPr>
        <w:t>s</w:t>
      </w:r>
      <w:r w:rsidR="00983825" w:rsidRPr="00E469F4">
        <w:rPr>
          <w:rFonts w:eastAsia="Times New Roman" w:cs="Times New Roman"/>
          <w:b/>
          <w:bCs/>
          <w:kern w:val="0"/>
          <w:lang w:eastAsia="en-GB"/>
          <w14:ligatures w14:val="none"/>
        </w:rPr>
        <w:t>/Hack</w:t>
      </w:r>
      <w:r w:rsidR="00983825">
        <w:rPr>
          <w:rFonts w:eastAsia="Times New Roman" w:cs="Times New Roman"/>
          <w:b/>
          <w:bCs/>
          <w:kern w:val="0"/>
          <w:lang w:eastAsia="en-GB"/>
          <w14:ligatures w14:val="none"/>
        </w:rPr>
        <w:t xml:space="preserve">s that blend, make sense together/ are homogeneous </w:t>
      </w:r>
    </w:p>
    <w:p w14:paraId="0BF4CCAC" w14:textId="343DF85C" w:rsidR="008F3281" w:rsidRPr="005D332C" w:rsidRDefault="008F3281" w:rsidP="00B334BF">
      <w:pPr>
        <w:pStyle w:val="ListParagraph"/>
        <w:numPr>
          <w:ilvl w:val="0"/>
          <w:numId w:val="1"/>
        </w:numPr>
      </w:pPr>
      <w:r>
        <w:rPr>
          <w:rFonts w:eastAsia="Times New Roman" w:cs="Times New Roman"/>
          <w:b/>
          <w:bCs/>
          <w:kern w:val="0"/>
          <w:lang w:eastAsia="en-GB"/>
          <w14:ligatures w14:val="none"/>
        </w:rPr>
        <w:t xml:space="preserve">Some strategies may be </w:t>
      </w:r>
      <w:proofErr w:type="gramStart"/>
      <w:r>
        <w:rPr>
          <w:rFonts w:eastAsia="Times New Roman" w:cs="Times New Roman"/>
          <w:b/>
          <w:bCs/>
          <w:kern w:val="0"/>
          <w:lang w:eastAsia="en-GB"/>
          <w14:ligatures w14:val="none"/>
        </w:rPr>
        <w:t xml:space="preserve">the </w:t>
      </w:r>
      <w:r w:rsidR="005D332C">
        <w:rPr>
          <w:rFonts w:eastAsia="Times New Roman" w:cs="Times New Roman"/>
          <w:b/>
          <w:bCs/>
          <w:kern w:val="0"/>
          <w:lang w:eastAsia="en-GB"/>
          <w14:ligatures w14:val="none"/>
        </w:rPr>
        <w:t xml:space="preserve"> </w:t>
      </w:r>
      <w:r>
        <w:rPr>
          <w:rFonts w:eastAsia="Times New Roman" w:cs="Times New Roman"/>
          <w:b/>
          <w:bCs/>
          <w:kern w:val="0"/>
          <w:lang w:eastAsia="en-GB"/>
          <w14:ligatures w14:val="none"/>
        </w:rPr>
        <w:t>same</w:t>
      </w:r>
      <w:proofErr w:type="gramEnd"/>
      <w:r>
        <w:rPr>
          <w:rFonts w:eastAsia="Times New Roman" w:cs="Times New Roman"/>
          <w:b/>
          <w:bCs/>
          <w:kern w:val="0"/>
          <w:lang w:eastAsia="en-GB"/>
          <w14:ligatures w14:val="none"/>
        </w:rPr>
        <w:t xml:space="preserve"> THING JUST STRUCTURED </w:t>
      </w:r>
      <w:r w:rsidR="00B71F6F">
        <w:rPr>
          <w:rFonts w:eastAsia="Times New Roman" w:cs="Times New Roman"/>
          <w:b/>
          <w:bCs/>
          <w:kern w:val="0"/>
          <w:lang w:eastAsia="en-GB"/>
          <w14:ligatures w14:val="none"/>
        </w:rPr>
        <w:t>DIFFERENTLY</w:t>
      </w:r>
      <w:r>
        <w:rPr>
          <w:rFonts w:eastAsia="Times New Roman" w:cs="Times New Roman"/>
          <w:b/>
          <w:bCs/>
          <w:kern w:val="0"/>
          <w:lang w:eastAsia="en-GB"/>
          <w14:ligatures w14:val="none"/>
        </w:rPr>
        <w:t xml:space="preserve"> by different videos</w:t>
      </w:r>
    </w:p>
    <w:p w14:paraId="455A0C36" w14:textId="4166D66C" w:rsidR="005D332C" w:rsidRPr="005D332C" w:rsidRDefault="005D332C" w:rsidP="00B334BF">
      <w:pPr>
        <w:pStyle w:val="ListParagraph"/>
        <w:numPr>
          <w:ilvl w:val="0"/>
          <w:numId w:val="1"/>
        </w:numPr>
      </w:pPr>
      <w:r>
        <w:rPr>
          <w:rFonts w:eastAsia="Times New Roman" w:cs="Times New Roman"/>
          <w:b/>
          <w:bCs/>
          <w:kern w:val="0"/>
          <w:lang w:eastAsia="en-GB"/>
          <w14:ligatures w14:val="none"/>
        </w:rPr>
        <w:t xml:space="preserve">We can </w:t>
      </w:r>
      <w:r w:rsidR="00B71F6F">
        <w:rPr>
          <w:rFonts w:eastAsia="Times New Roman" w:cs="Times New Roman"/>
          <w:b/>
          <w:bCs/>
          <w:kern w:val="0"/>
          <w:lang w:eastAsia="en-GB"/>
          <w14:ligatures w14:val="none"/>
        </w:rPr>
        <w:t>also</w:t>
      </w:r>
      <w:r>
        <w:rPr>
          <w:rFonts w:eastAsia="Times New Roman" w:cs="Times New Roman"/>
          <w:b/>
          <w:bCs/>
          <w:kern w:val="0"/>
          <w:lang w:eastAsia="en-GB"/>
          <w14:ligatures w14:val="none"/>
        </w:rPr>
        <w:t xml:space="preserve"> have a hybrid</w:t>
      </w:r>
      <w:r w:rsidR="00B71F6F">
        <w:rPr>
          <w:rFonts w:eastAsia="Times New Roman" w:cs="Times New Roman"/>
          <w:b/>
          <w:bCs/>
          <w:kern w:val="0"/>
          <w:lang w:eastAsia="en-GB"/>
          <w14:ligatures w14:val="none"/>
        </w:rPr>
        <w:t>,</w:t>
      </w:r>
      <w:r>
        <w:rPr>
          <w:rFonts w:eastAsia="Times New Roman" w:cs="Times New Roman"/>
          <w:b/>
          <w:bCs/>
          <w:kern w:val="0"/>
          <w:lang w:eastAsia="en-GB"/>
          <w14:ligatures w14:val="none"/>
        </w:rPr>
        <w:t xml:space="preserve"> </w:t>
      </w:r>
      <w:r w:rsidR="00B71F6F">
        <w:rPr>
          <w:rFonts w:eastAsia="Times New Roman" w:cs="Times New Roman"/>
          <w:b/>
          <w:bCs/>
          <w:kern w:val="0"/>
          <w:lang w:eastAsia="en-GB"/>
          <w14:ligatures w14:val="none"/>
        </w:rPr>
        <w:t>the</w:t>
      </w:r>
      <w:r w:rsidRPr="00E469F4">
        <w:rPr>
          <w:rFonts w:eastAsia="Times New Roman" w:cs="Times New Roman"/>
          <w:b/>
          <w:bCs/>
          <w:kern w:val="0"/>
          <w:lang w:eastAsia="en-GB"/>
          <w14:ligatures w14:val="none"/>
        </w:rPr>
        <w:t xml:space="preserve"> Mechanical Key Level Marking Process</w:t>
      </w:r>
      <w:r w:rsidR="00B71F6F">
        <w:rPr>
          <w:rFonts w:eastAsia="Times New Roman" w:cs="Times New Roman"/>
          <w:b/>
          <w:bCs/>
          <w:kern w:val="0"/>
          <w:lang w:eastAsia="en-GB"/>
          <w14:ligatures w14:val="none"/>
        </w:rPr>
        <w:t>,</w:t>
      </w:r>
      <w:r>
        <w:rPr>
          <w:rFonts w:eastAsia="Times New Roman" w:cs="Times New Roman"/>
          <w:b/>
          <w:bCs/>
          <w:kern w:val="0"/>
          <w:lang w:eastAsia="en-GB"/>
          <w14:ligatures w14:val="none"/>
        </w:rPr>
        <w:t xml:space="preserve"> </w:t>
      </w:r>
      <w:r w:rsidR="00B71F6F">
        <w:rPr>
          <w:rFonts w:eastAsia="Times New Roman" w:cs="Times New Roman"/>
          <w:b/>
          <w:bCs/>
          <w:kern w:val="0"/>
          <w:lang w:eastAsia="en-GB"/>
          <w14:ligatures w14:val="none"/>
        </w:rPr>
        <w:t>which</w:t>
      </w:r>
      <w:r>
        <w:rPr>
          <w:rFonts w:eastAsia="Times New Roman" w:cs="Times New Roman"/>
          <w:b/>
          <w:bCs/>
          <w:kern w:val="0"/>
          <w:lang w:eastAsia="en-GB"/>
          <w14:ligatures w14:val="none"/>
        </w:rPr>
        <w:t xml:space="preserve"> is </w:t>
      </w:r>
      <w:r w:rsidR="00B71F6F">
        <w:rPr>
          <w:rFonts w:eastAsia="Times New Roman" w:cs="Times New Roman"/>
          <w:b/>
          <w:bCs/>
          <w:kern w:val="0"/>
          <w:lang w:eastAsia="en-GB"/>
          <w14:ligatures w14:val="none"/>
        </w:rPr>
        <w:t xml:space="preserve">an </w:t>
      </w:r>
      <w:r>
        <w:rPr>
          <w:rFonts w:eastAsia="Times New Roman" w:cs="Times New Roman"/>
          <w:b/>
          <w:bCs/>
          <w:kern w:val="0"/>
          <w:lang w:eastAsia="en-GB"/>
          <w14:ligatures w14:val="none"/>
        </w:rPr>
        <w:t>expert</w:t>
      </w:r>
    </w:p>
    <w:p w14:paraId="7962692A" w14:textId="70BB5F41" w:rsidR="005D332C" w:rsidRDefault="0044593B" w:rsidP="00B334BF">
      <w:pPr>
        <w:pStyle w:val="ListParagraph"/>
        <w:numPr>
          <w:ilvl w:val="0"/>
          <w:numId w:val="1"/>
        </w:numPr>
      </w:pPr>
      <w:r>
        <w:t xml:space="preserve">Because we are testing the strategies, </w:t>
      </w:r>
      <w:r w:rsidR="00B71F6F">
        <w:t>should we also include the fundamental analysis or other checklists that go before choosing a trade? Should we also have in place early exits or systems to minimise losses</w:t>
      </w:r>
      <w:r>
        <w:t xml:space="preserve"> while we are testing the effectiveness of a strategy</w:t>
      </w:r>
      <w:r w:rsidR="00B71F6F">
        <w:t>?</w:t>
      </w:r>
      <w:r>
        <w:t xml:space="preserve"> If you </w:t>
      </w:r>
      <w:r w:rsidR="00B71F6F">
        <w:t>didn't understand</w:t>
      </w:r>
      <w:r>
        <w:t xml:space="preserve"> what I mean, ask me to clarify</w:t>
      </w:r>
    </w:p>
    <w:p w14:paraId="3476C5A6" w14:textId="1AD08BD2" w:rsidR="00AD0A20" w:rsidRDefault="00AD0A20" w:rsidP="00B334BF">
      <w:pPr>
        <w:pStyle w:val="ListParagraph"/>
        <w:numPr>
          <w:ilvl w:val="0"/>
          <w:numId w:val="1"/>
        </w:numPr>
      </w:pPr>
      <w:r>
        <w:t xml:space="preserve">After defining each </w:t>
      </w:r>
      <w:r w:rsidR="00B71F6F">
        <w:t>contestant's strategy, we can analyse</w:t>
      </w:r>
      <w:r>
        <w:t xml:space="preserve"> the market to see if one strategy fits from our gauntlet of strategies</w:t>
      </w:r>
      <w:r w:rsidR="00B71F6F">
        <w:t>. We</w:t>
      </w:r>
      <w:r>
        <w:t xml:space="preserve"> can rank the strategies based on how the trades we took went </w:t>
      </w:r>
      <w:r w:rsidR="00B71F6F">
        <w:t xml:space="preserve">and </w:t>
      </w:r>
      <w:r>
        <w:t xml:space="preserve">how many trades </w:t>
      </w:r>
      <w:r w:rsidR="00B71F6F">
        <w:t>were</w:t>
      </w:r>
      <w:r>
        <w:t xml:space="preserve"> identified or used</w:t>
      </w:r>
      <w:r w:rsidR="00B71F6F">
        <w:t>. Still, there</w:t>
      </w:r>
      <w:r>
        <w:t xml:space="preserve"> is a </w:t>
      </w:r>
      <w:r>
        <w:lastRenderedPageBreak/>
        <w:t>problem</w:t>
      </w:r>
      <w:r w:rsidR="00B71F6F">
        <w:t>:</w:t>
      </w:r>
      <w:r>
        <w:t xml:space="preserve"> what if market conditions allow for 2 strategies at the moment?  Think</w:t>
      </w:r>
      <w:r w:rsidR="00B71F6F">
        <w:t>,</w:t>
      </w:r>
      <w:r>
        <w:t xml:space="preserve"> how do we solve this?   Thinking more on this, we could set a condition for a number of days, and the number of times we identify the trade</w:t>
      </w:r>
      <w:r w:rsidR="00B71F6F">
        <w:t>,</w:t>
      </w:r>
      <w:r>
        <w:t xml:space="preserve"> and it can also be part of </w:t>
      </w:r>
      <w:proofErr w:type="gramStart"/>
      <w:r>
        <w:t>our  metrics</w:t>
      </w:r>
      <w:proofErr w:type="gramEnd"/>
      <w:r>
        <w:t xml:space="preserve"> for performance ranking</w:t>
      </w:r>
    </w:p>
    <w:p w14:paraId="2DB4D5FB" w14:textId="56B324F7" w:rsidR="00AD0A20" w:rsidRDefault="00AD0A20" w:rsidP="00B334BF">
      <w:pPr>
        <w:pStyle w:val="ListParagraph"/>
        <w:numPr>
          <w:ilvl w:val="0"/>
          <w:numId w:val="1"/>
        </w:numPr>
      </w:pPr>
      <w:r>
        <w:t xml:space="preserve">Building custom tools, </w:t>
      </w:r>
      <w:r w:rsidR="00B71F6F">
        <w:t>MCP</w:t>
      </w:r>
      <w:r>
        <w:t xml:space="preserve"> servers</w:t>
      </w:r>
      <w:r w:rsidR="00B71F6F">
        <w:t>,</w:t>
      </w:r>
      <w:r>
        <w:t xml:space="preserve"> and such tasks that seem like they will cost money will come later on and are not a </w:t>
      </w:r>
      <w:r w:rsidR="00B71F6F">
        <w:t>priority</w:t>
      </w:r>
      <w:r>
        <w:t xml:space="preserve"> right now</w:t>
      </w:r>
    </w:p>
    <w:p w14:paraId="6E3899FC" w14:textId="2B2B83AD" w:rsidR="00267BCF" w:rsidRDefault="00267BCF" w:rsidP="00B334BF">
      <w:pPr>
        <w:pStyle w:val="ListParagraph"/>
        <w:numPr>
          <w:ilvl w:val="0"/>
          <w:numId w:val="1"/>
        </w:numPr>
      </w:pPr>
      <w:r>
        <w:t xml:space="preserve">Which pairs should we trade, max of 3, I think Nasdaq, </w:t>
      </w:r>
      <w:r w:rsidR="00B71F6F">
        <w:t>XAUUSD, and USDJPY</w:t>
      </w:r>
      <w:r>
        <w:t xml:space="preserve">, based on </w:t>
      </w:r>
      <w:proofErr w:type="gramStart"/>
      <w:r>
        <w:t>volatility</w:t>
      </w:r>
      <w:r w:rsidR="00B71F6F">
        <w:t>.</w:t>
      </w:r>
      <w:proofErr w:type="gramEnd"/>
      <w:r w:rsidR="00B71F6F">
        <w:t xml:space="preserve"> </w:t>
      </w:r>
      <w:r>
        <w:t xml:space="preserve">I think we should choose whatever we are trading such that from all the 3 elements we don’t miss a trade a day, and after choosing these 3, do we test all strategies against them?  Or how do we </w:t>
      </w:r>
      <w:r w:rsidR="00B71F6F">
        <w:t>manoeuvre</w:t>
      </w:r>
      <w:r>
        <w:t xml:space="preserve"> this part?</w:t>
      </w:r>
    </w:p>
    <w:p w14:paraId="4B79F876" w14:textId="5A05FF0B" w:rsidR="00394E31" w:rsidRDefault="00394E31" w:rsidP="00B334BF">
      <w:pPr>
        <w:pStyle w:val="ListParagraph"/>
        <w:numPr>
          <w:ilvl w:val="0"/>
          <w:numId w:val="1"/>
        </w:numPr>
      </w:pPr>
      <w:proofErr w:type="spellStart"/>
      <w:r>
        <w:t>Gbp</w:t>
      </w:r>
      <w:proofErr w:type="spellEnd"/>
      <w:r>
        <w:t>/</w:t>
      </w:r>
      <w:proofErr w:type="spellStart"/>
      <w:r>
        <w:t>jpy</w:t>
      </w:r>
      <w:proofErr w:type="spellEnd"/>
      <w:r>
        <w:t xml:space="preserve"> has a higher pip movement than </w:t>
      </w:r>
      <w:proofErr w:type="spellStart"/>
      <w:r>
        <w:t>usd</w:t>
      </w:r>
      <w:proofErr w:type="spellEnd"/>
      <w:r>
        <w:t>/</w:t>
      </w:r>
      <w:proofErr w:type="spellStart"/>
      <w:r>
        <w:t>jpy</w:t>
      </w:r>
      <w:proofErr w:type="spellEnd"/>
      <w:r>
        <w:t xml:space="preserve">, if I were to </w:t>
      </w:r>
      <w:proofErr w:type="spellStart"/>
      <w:r>
        <w:t>considwwer</w:t>
      </w:r>
      <w:proofErr w:type="spellEnd"/>
      <w:r>
        <w:t xml:space="preserve"> adding a </w:t>
      </w:r>
      <w:proofErr w:type="spellStart"/>
      <w:r>
        <w:t>jpy</w:t>
      </w:r>
      <w:proofErr w:type="spellEnd"/>
      <w:r>
        <w:t xml:space="preserve"> pair, this would be it</w:t>
      </w:r>
      <w:r w:rsidR="007C414A">
        <w:t>, I would also choose the Nasdaq commodity because among commodities, it seems the most volatile, so high liquidity</w:t>
      </w:r>
      <w:r w:rsidR="001D67CF">
        <w:t xml:space="preserve">, instead of </w:t>
      </w:r>
      <w:proofErr w:type="spellStart"/>
      <w:r w:rsidR="001D67CF">
        <w:t>xauusd</w:t>
      </w:r>
      <w:proofErr w:type="spellEnd"/>
      <w:r w:rsidR="001D67CF">
        <w:t xml:space="preserve">, </w:t>
      </w:r>
      <w:proofErr w:type="spellStart"/>
      <w:r w:rsidR="001D67CF">
        <w:t>usoil</w:t>
      </w:r>
      <w:proofErr w:type="spellEnd"/>
      <w:r w:rsidR="001D67CF">
        <w:t>, seems the most liquid among commodities</w:t>
      </w:r>
      <w:r w:rsidR="00F56E8D">
        <w:t xml:space="preserve">, </w:t>
      </w:r>
      <w:r w:rsidR="00F56E8D" w:rsidRPr="00F56E8D">
        <w:t xml:space="preserve">For our strategy development and </w:t>
      </w:r>
      <w:proofErr w:type="spellStart"/>
      <w:r w:rsidR="00F56E8D" w:rsidRPr="00F56E8D">
        <w:t>backtesting</w:t>
      </w:r>
      <w:proofErr w:type="spellEnd"/>
      <w:r w:rsidR="00F56E8D" w:rsidRPr="00F56E8D">
        <w:t>, we will proceed with the understanding that </w:t>
      </w:r>
      <w:r w:rsidR="00F56E8D" w:rsidRPr="00F56E8D">
        <w:rPr>
          <w:b/>
          <w:bCs/>
        </w:rPr>
        <w:t>Gold (XAU/USD) is our primary instrument of focus</w:t>
      </w:r>
      <w:r w:rsidR="00F56E8D" w:rsidRPr="00F56E8D">
        <w:t>, due to its optimal blend of massive volume and superior cost-efficiency.</w:t>
      </w:r>
      <w:r w:rsidR="00F56E8D">
        <w:t xml:space="preserve">   I think these 3 are what our trading strategies will focus on</w:t>
      </w:r>
    </w:p>
    <w:p w14:paraId="5681E8C9" w14:textId="77777777" w:rsidR="00F53284" w:rsidRDefault="00F53284" w:rsidP="00F53284"/>
    <w:p w14:paraId="518DC5BC" w14:textId="47CCB8A3" w:rsidR="00F53284" w:rsidRDefault="00F53284" w:rsidP="00F53284">
      <w:r w:rsidRPr="00F53284">
        <w:t>broker’s hedging policy</w:t>
      </w:r>
    </w:p>
    <w:p w14:paraId="7DA724F8" w14:textId="63048404" w:rsidR="00F751A2" w:rsidRPr="00F751A2" w:rsidRDefault="00F751A2" w:rsidP="00F751A2">
      <w:pPr>
        <w:pStyle w:val="ListParagraph"/>
        <w:numPr>
          <w:ilvl w:val="0"/>
          <w:numId w:val="1"/>
        </w:numPr>
        <w:spacing w:before="100" w:beforeAutospacing="1" w:after="100" w:afterAutospacing="1" w:line="240" w:lineRule="auto"/>
        <w:rPr>
          <w:rFonts w:eastAsia="Times New Roman" w:cs="Times New Roman"/>
          <w:kern w:val="0"/>
          <w:lang w:eastAsia="en-GB"/>
          <w14:ligatures w14:val="none"/>
        </w:rPr>
      </w:pPr>
      <w:r w:rsidRPr="00F751A2">
        <w:rPr>
          <w:rFonts w:eastAsia="Times New Roman" w:cs="Times New Roman"/>
          <w:kern w:val="0"/>
          <w:lang w:eastAsia="en-GB"/>
          <w14:ligatures w14:val="none"/>
        </w:rPr>
        <w:t>[</w:t>
      </w:r>
      <w:proofErr w:type="spellStart"/>
      <w:r w:rsidRPr="00F751A2">
        <w:rPr>
          <w:rFonts w:eastAsia="Times New Roman" w:cs="Times New Roman"/>
          <w:kern w:val="0"/>
          <w:lang w:eastAsia="en-GB"/>
          <w14:ligatures w14:val="none"/>
        </w:rPr>
        <w:t>Chege’s</w:t>
      </w:r>
      <w:proofErr w:type="spellEnd"/>
      <w:r w:rsidRPr="00F751A2">
        <w:rPr>
          <w:rFonts w:eastAsia="Times New Roman" w:cs="Times New Roman"/>
          <w:kern w:val="0"/>
          <w:lang w:eastAsia="en-GB"/>
          <w14:ligatures w14:val="none"/>
        </w:rPr>
        <w:t xml:space="preserve"> comment: I think </w:t>
      </w:r>
      <w:proofErr w:type="spellStart"/>
      <w:r w:rsidR="00B71F6F">
        <w:rPr>
          <w:rFonts w:eastAsia="Times New Roman" w:cs="Times New Roman"/>
          <w:kern w:val="0"/>
          <w:lang w:eastAsia="en-GB"/>
          <w14:ligatures w14:val="none"/>
        </w:rPr>
        <w:t>Ketler</w:t>
      </w:r>
      <w:proofErr w:type="spellEnd"/>
      <w:r w:rsidRPr="00F751A2">
        <w:rPr>
          <w:rFonts w:eastAsia="Times New Roman" w:cs="Times New Roman"/>
          <w:kern w:val="0"/>
          <w:lang w:eastAsia="en-GB"/>
          <w14:ligatures w14:val="none"/>
        </w:rPr>
        <w:t xml:space="preserve"> channels are pretty Interesting]</w:t>
      </w:r>
    </w:p>
    <w:p w14:paraId="10423F6C" w14:textId="77777777" w:rsidR="00F751A2" w:rsidRPr="00F751A2" w:rsidRDefault="00F751A2" w:rsidP="00F751A2">
      <w:pPr>
        <w:pStyle w:val="ListParagraph"/>
        <w:numPr>
          <w:ilvl w:val="0"/>
          <w:numId w:val="1"/>
        </w:numPr>
        <w:spacing w:before="100" w:beforeAutospacing="1" w:after="100" w:afterAutospacing="1" w:line="240" w:lineRule="auto"/>
        <w:rPr>
          <w:rFonts w:eastAsia="Times New Roman" w:cs="Times New Roman"/>
          <w:kern w:val="0"/>
          <w:lang w:eastAsia="en-GB"/>
          <w14:ligatures w14:val="none"/>
        </w:rPr>
      </w:pPr>
      <w:r w:rsidRPr="00F751A2">
        <w:rPr>
          <w:rFonts w:eastAsia="Times New Roman" w:cs="Times New Roman"/>
          <w:kern w:val="0"/>
          <w:lang w:eastAsia="en-GB"/>
          <w14:ligatures w14:val="none"/>
        </w:rPr>
        <w:t>[</w:t>
      </w:r>
      <w:proofErr w:type="spellStart"/>
      <w:r w:rsidRPr="00F751A2">
        <w:rPr>
          <w:rFonts w:eastAsia="Times New Roman" w:cs="Times New Roman"/>
          <w:kern w:val="0"/>
          <w:lang w:eastAsia="en-GB"/>
          <w14:ligatures w14:val="none"/>
        </w:rPr>
        <w:t>Chege’s</w:t>
      </w:r>
      <w:proofErr w:type="spellEnd"/>
      <w:r w:rsidRPr="00F751A2">
        <w:rPr>
          <w:rFonts w:eastAsia="Times New Roman" w:cs="Times New Roman"/>
          <w:kern w:val="0"/>
          <w:lang w:eastAsia="en-GB"/>
          <w14:ligatures w14:val="none"/>
        </w:rPr>
        <w:t xml:space="preserve"> comment: I think Parabolic SAR</w:t>
      </w:r>
    </w:p>
    <w:p w14:paraId="5887D97D" w14:textId="77777777" w:rsidR="00F751A2" w:rsidRPr="00F751A2" w:rsidRDefault="00F751A2" w:rsidP="00F751A2">
      <w:pPr>
        <w:pStyle w:val="ListParagraph"/>
        <w:spacing w:before="100" w:beforeAutospacing="1" w:after="100" w:afterAutospacing="1" w:line="240" w:lineRule="auto"/>
        <w:rPr>
          <w:rFonts w:eastAsia="Times New Roman" w:cs="Times New Roman"/>
          <w:kern w:val="0"/>
          <w:lang w:eastAsia="en-GB"/>
          <w14:ligatures w14:val="none"/>
        </w:rPr>
      </w:pPr>
      <w:r w:rsidRPr="00F751A2">
        <w:rPr>
          <w:rFonts w:eastAsia="Times New Roman" w:cs="Times New Roman"/>
          <w:kern w:val="0"/>
          <w:lang w:eastAsia="en-GB"/>
          <w14:ligatures w14:val="none"/>
        </w:rPr>
        <w:t>are so good]</w:t>
      </w:r>
    </w:p>
    <w:p w14:paraId="6EAF86A5" w14:textId="50DAC087" w:rsidR="00F751A2" w:rsidRPr="00F751A2" w:rsidRDefault="00F751A2" w:rsidP="00F751A2">
      <w:pPr>
        <w:pStyle w:val="ListParagraph"/>
        <w:numPr>
          <w:ilvl w:val="0"/>
          <w:numId w:val="1"/>
        </w:numPr>
        <w:spacing w:before="100" w:beforeAutospacing="1" w:after="100" w:afterAutospacing="1" w:line="240" w:lineRule="auto"/>
        <w:rPr>
          <w:rFonts w:eastAsia="Times New Roman" w:cs="Times New Roman"/>
          <w:kern w:val="0"/>
          <w:lang w:eastAsia="en-GB"/>
          <w14:ligatures w14:val="none"/>
        </w:rPr>
      </w:pPr>
      <w:proofErr w:type="spellStart"/>
      <w:r w:rsidRPr="00F751A2">
        <w:rPr>
          <w:rFonts w:eastAsia="Times New Roman" w:cs="Times New Roman"/>
          <w:kern w:val="0"/>
          <w:lang w:eastAsia="en-GB"/>
          <w14:ligatures w14:val="none"/>
        </w:rPr>
        <w:t>Chege’s</w:t>
      </w:r>
      <w:proofErr w:type="spellEnd"/>
      <w:r w:rsidRPr="00F751A2">
        <w:rPr>
          <w:rFonts w:eastAsia="Times New Roman" w:cs="Times New Roman"/>
          <w:kern w:val="0"/>
          <w:lang w:eastAsia="en-GB"/>
          <w14:ligatures w14:val="none"/>
        </w:rPr>
        <w:t xml:space="preserve"> comment, since indicators are quite important</w:t>
      </w:r>
      <w:r w:rsidR="00B71F6F">
        <w:rPr>
          <w:rFonts w:eastAsia="Times New Roman" w:cs="Times New Roman"/>
          <w:kern w:val="0"/>
          <w:lang w:eastAsia="en-GB"/>
          <w14:ligatures w14:val="none"/>
        </w:rPr>
        <w:t>,</w:t>
      </w:r>
      <w:r w:rsidRPr="00F751A2">
        <w:rPr>
          <w:rFonts w:eastAsia="Times New Roman" w:cs="Times New Roman"/>
          <w:kern w:val="0"/>
          <w:lang w:eastAsia="en-GB"/>
          <w14:ligatures w14:val="none"/>
        </w:rPr>
        <w:t xml:space="preserve"> I think each of the hybrids should incorporate an indicator in some form</w:t>
      </w:r>
    </w:p>
    <w:p w14:paraId="4992B141" w14:textId="37EDFCD7" w:rsidR="00F751A2" w:rsidRDefault="008E6BD4" w:rsidP="008E6BD4">
      <w:pPr>
        <w:pStyle w:val="ListParagraph"/>
        <w:numPr>
          <w:ilvl w:val="0"/>
          <w:numId w:val="1"/>
        </w:numPr>
      </w:pPr>
      <w:r>
        <w:t>When trading, it can be helpful to gauge the strength of a trend, regardless of its direction. And when it comes to evaluating the strength of a trend, the Average Directional Index is a popular technical indicator for this purpose.</w:t>
      </w:r>
    </w:p>
    <w:p w14:paraId="0F637F46" w14:textId="0A992EA0" w:rsidR="007D487F" w:rsidRDefault="007D487F" w:rsidP="008E6BD4">
      <w:pPr>
        <w:pStyle w:val="ListParagraph"/>
        <w:numPr>
          <w:ilvl w:val="0"/>
          <w:numId w:val="1"/>
        </w:numPr>
      </w:pPr>
      <w:r>
        <w:lastRenderedPageBreak/>
        <w:t xml:space="preserve">I think if we are going to combine indicators, the </w:t>
      </w:r>
      <w:r w:rsidR="00B71F6F">
        <w:t>MACD</w:t>
      </w:r>
      <w:r>
        <w:t xml:space="preserve"> should be part of some combinations</w:t>
      </w:r>
    </w:p>
    <w:p w14:paraId="4746AC50" w14:textId="472FA393" w:rsidR="00C77282" w:rsidRDefault="00C77282" w:rsidP="008E6BD4">
      <w:pPr>
        <w:pStyle w:val="ListParagraph"/>
        <w:numPr>
          <w:ilvl w:val="0"/>
          <w:numId w:val="1"/>
        </w:numPr>
      </w:pPr>
      <w:r>
        <w:t xml:space="preserve">The parabolic </w:t>
      </w:r>
      <w:proofErr w:type="spellStart"/>
      <w:r>
        <w:t>sar</w:t>
      </w:r>
      <w:proofErr w:type="spellEnd"/>
      <w:r>
        <w:t xml:space="preserve"> seems pretty correct most times</w:t>
      </w:r>
      <w:r w:rsidR="00B71F6F">
        <w:t>. Parabolic</w:t>
      </w:r>
      <w:r w:rsidR="00440AFB">
        <w:t xml:space="preserve"> </w:t>
      </w:r>
      <w:proofErr w:type="spellStart"/>
      <w:r w:rsidR="00440AFB">
        <w:t>sar</w:t>
      </w:r>
      <w:proofErr w:type="spellEnd"/>
      <w:r w:rsidR="00440AFB">
        <w:t xml:space="preserve"> is the goat</w:t>
      </w:r>
    </w:p>
    <w:p w14:paraId="3339FE23" w14:textId="278956F9" w:rsidR="00B33324" w:rsidRDefault="00B33324" w:rsidP="008E6BD4">
      <w:pPr>
        <w:pStyle w:val="ListParagraph"/>
        <w:numPr>
          <w:ilvl w:val="0"/>
          <w:numId w:val="1"/>
        </w:numPr>
      </w:pPr>
      <w:r>
        <w:t xml:space="preserve">I am already </w:t>
      </w:r>
      <w:r w:rsidR="00B71F6F">
        <w:t>thinking</w:t>
      </w:r>
      <w:r>
        <w:t xml:space="preserve"> </w:t>
      </w:r>
      <w:r w:rsidR="00B71F6F">
        <w:t xml:space="preserve">that </w:t>
      </w:r>
      <w:r>
        <w:t>for each hybrid strategy</w:t>
      </w:r>
      <w:r w:rsidR="00B71F6F">
        <w:t>,</w:t>
      </w:r>
      <w:r>
        <w:t xml:space="preserve"> we will need one indicator really good at identifying </w:t>
      </w:r>
      <w:r w:rsidR="00B71F6F">
        <w:t>blossoming</w:t>
      </w:r>
      <w:r>
        <w:t xml:space="preserve"> momentum, and another one really good at identifying something else, maybe trend change, or some sort of combination</w:t>
      </w:r>
    </w:p>
    <w:p w14:paraId="68E81992" w14:textId="14EEA55F" w:rsidR="00B33324" w:rsidRDefault="00B33324" w:rsidP="008E6BD4">
      <w:pPr>
        <w:pStyle w:val="ListParagraph"/>
        <w:numPr>
          <w:ilvl w:val="0"/>
          <w:numId w:val="1"/>
        </w:numPr>
      </w:pPr>
      <w:r>
        <w:t xml:space="preserve">We can </w:t>
      </w:r>
      <w:proofErr w:type="spellStart"/>
      <w:r>
        <w:t>backtest</w:t>
      </w:r>
      <w:proofErr w:type="spellEnd"/>
      <w:r>
        <w:t xml:space="preserve"> each strategy from </w:t>
      </w:r>
      <w:proofErr w:type="spellStart"/>
      <w:r>
        <w:t>jan</w:t>
      </w:r>
      <w:proofErr w:type="spellEnd"/>
      <w:r>
        <w:t xml:space="preserve"> </w:t>
      </w:r>
      <w:proofErr w:type="gramStart"/>
      <w:r>
        <w:t>2024  to</w:t>
      </w:r>
      <w:proofErr w:type="gramEnd"/>
      <w:r>
        <w:t xml:space="preserve"> 2025 current date, we can do this for each of the </w:t>
      </w:r>
      <w:r w:rsidR="00B71F6F">
        <w:t>XAUUSD</w:t>
      </w:r>
      <w:r>
        <w:t xml:space="preserve">, </w:t>
      </w:r>
      <w:r w:rsidR="00B71F6F">
        <w:t>GBPJPY</w:t>
      </w:r>
      <w:r>
        <w:t xml:space="preserve">, </w:t>
      </w:r>
      <w:r w:rsidR="00B71F6F">
        <w:t>NAS100</w:t>
      </w:r>
    </w:p>
    <w:p w14:paraId="7F4791B5" w14:textId="2202E6F8" w:rsidR="00B33324" w:rsidRDefault="00B71F6F" w:rsidP="008E6BD4">
      <w:pPr>
        <w:pStyle w:val="ListParagraph"/>
        <w:numPr>
          <w:ilvl w:val="0"/>
          <w:numId w:val="1"/>
        </w:numPr>
      </w:pPr>
      <w:r>
        <w:rPr>
          <w:noProof/>
        </w:rPr>
        <w:t>25.</w:t>
      </w:r>
      <w:r w:rsidR="00812D8B">
        <w:rPr>
          <w:noProof/>
        </w:rPr>
        <w:t xml:space="preserve"> </w:t>
      </w:r>
      <w:r>
        <w:rPr>
          <w:noProof/>
        </w:rPr>
        <w:t>Wedges</w:t>
      </w:r>
      <w:r w:rsidR="00812D8B">
        <w:rPr>
          <w:noProof/>
        </w:rPr>
        <w:t xml:space="preserve"> are too subjective to draw and work on, like</w:t>
      </w:r>
      <w:r>
        <w:rPr>
          <w:noProof/>
        </w:rPr>
        <w:t>,</w:t>
      </w:r>
      <w:r w:rsidR="00812D8B">
        <w:rPr>
          <w:noProof/>
        </w:rPr>
        <w:t xml:space="preserve"> should the trendline </w:t>
      </w:r>
      <w:r>
        <w:rPr>
          <w:noProof/>
        </w:rPr>
        <w:t>touch</w:t>
      </w:r>
      <w:r w:rsidR="00812D8B">
        <w:rPr>
          <w:noProof/>
        </w:rPr>
        <w:t xml:space="preserve"> the wicks or bodies?!</w:t>
      </w:r>
    </w:p>
    <w:p w14:paraId="3D16D0A4" w14:textId="41420F12" w:rsidR="005F58E4" w:rsidRDefault="005F58E4" w:rsidP="008E6BD4">
      <w:pPr>
        <w:pStyle w:val="ListParagraph"/>
        <w:numPr>
          <w:ilvl w:val="0"/>
          <w:numId w:val="1"/>
        </w:numPr>
      </w:pPr>
      <w:r>
        <w:rPr>
          <w:noProof/>
        </w:rPr>
        <w:t>Also</w:t>
      </w:r>
      <w:r w:rsidR="00B71F6F">
        <w:rPr>
          <w:noProof/>
        </w:rPr>
        <w:t>,</w:t>
      </w:r>
      <w:r>
        <w:rPr>
          <w:noProof/>
        </w:rPr>
        <w:t xml:space="preserve"> how many confirmations do we need per trade?</w:t>
      </w:r>
    </w:p>
    <w:p w14:paraId="13A429CF" w14:textId="098EA637" w:rsidR="00B92917" w:rsidRDefault="00B92917" w:rsidP="008E6BD4">
      <w:pPr>
        <w:pStyle w:val="ListParagraph"/>
        <w:numPr>
          <w:ilvl w:val="0"/>
          <w:numId w:val="1"/>
        </w:numPr>
      </w:pPr>
      <w:r>
        <w:rPr>
          <w:noProof/>
        </w:rPr>
        <w:t xml:space="preserve">I think the first action when analysing the market of performing </w:t>
      </w:r>
      <w:r w:rsidR="00B71F6F">
        <w:rPr>
          <w:noProof/>
        </w:rPr>
        <w:t>top-down analysis</w:t>
      </w:r>
      <w:r>
        <w:rPr>
          <w:noProof/>
        </w:rPr>
        <w:t xml:space="preserve"> or interacting with the </w:t>
      </w:r>
      <w:r w:rsidR="00B71F6F">
        <w:rPr>
          <w:noProof/>
        </w:rPr>
        <w:t>market</w:t>
      </w:r>
      <w:r>
        <w:rPr>
          <w:noProof/>
        </w:rPr>
        <w:t xml:space="preserve"> should be to identify whether the market is trending or ranging</w:t>
      </w:r>
    </w:p>
    <w:p w14:paraId="47CE39DC" w14:textId="13C3E3EB" w:rsidR="00B92917" w:rsidRDefault="00B92917" w:rsidP="008E6BD4">
      <w:pPr>
        <w:pStyle w:val="ListParagraph"/>
        <w:numPr>
          <w:ilvl w:val="0"/>
          <w:numId w:val="1"/>
        </w:numPr>
      </w:pPr>
      <w:r>
        <w:rPr>
          <w:noProof/>
        </w:rPr>
        <w:t>Create a prompt for a master ai chat that will have all the overaching goals, data, thinking, we want it to be an architect to guide us in times of indecision, to guide us in the next steps, what choices to make, I will feed it all the learnings and thoughts that we have had so far as word documents, or text I want it to internalize everuthing and be an expert at guiding us in the cretaion of the best hybrid strategies</w:t>
      </w:r>
      <w:r w:rsidR="00B71F6F">
        <w:rPr>
          <w:noProof/>
        </w:rPr>
        <w:t>. We</w:t>
      </w:r>
      <w:r>
        <w:rPr>
          <w:noProof/>
        </w:rPr>
        <w:t xml:space="preserve"> will use it to make any decisions we find we need.  Write a very expert</w:t>
      </w:r>
      <w:r w:rsidR="00B71F6F">
        <w:rPr>
          <w:noProof/>
        </w:rPr>
        <w:t>, comprehensive,</w:t>
      </w:r>
      <w:r>
        <w:rPr>
          <w:noProof/>
        </w:rPr>
        <w:t xml:space="preserve"> specific prompt for all this, and if there is something that we might have missed, let me know so that we can add it. Also</w:t>
      </w:r>
      <w:r w:rsidR="00B71F6F">
        <w:rPr>
          <w:noProof/>
        </w:rPr>
        <w:t>,</w:t>
      </w:r>
      <w:r>
        <w:rPr>
          <w:noProof/>
        </w:rPr>
        <w:t xml:space="preserve"> </w:t>
      </w:r>
      <w:r w:rsidR="00B71F6F">
        <w:rPr>
          <w:noProof/>
        </w:rPr>
        <w:t>brainstorm</w:t>
      </w:r>
      <w:r>
        <w:rPr>
          <w:noProof/>
        </w:rPr>
        <w:t xml:space="preserve"> the best way to perform this and incorporate your own thinking into the prompt. Be creative and </w:t>
      </w:r>
      <w:r w:rsidR="00B71F6F">
        <w:rPr>
          <w:noProof/>
        </w:rPr>
        <w:t>focused</w:t>
      </w:r>
      <w:r>
        <w:rPr>
          <w:noProof/>
        </w:rPr>
        <w:t xml:space="preserve"> on our main goal. </w:t>
      </w:r>
    </w:p>
    <w:p w14:paraId="025756E8" w14:textId="4EDE7571" w:rsidR="00B92917" w:rsidRDefault="00B92917" w:rsidP="008E6BD4">
      <w:pPr>
        <w:pStyle w:val="ListParagraph"/>
        <w:numPr>
          <w:ilvl w:val="0"/>
          <w:numId w:val="1"/>
        </w:numPr>
      </w:pPr>
      <w:r>
        <w:rPr>
          <w:noProof/>
        </w:rPr>
        <w:t xml:space="preserve">My choice of, GBP/USD,   XAU/USD,  and NAS100      as the instruments to trade was based on an underlying bias that these are the most liquid, or have the highest </w:t>
      </w:r>
      <w:r>
        <w:rPr>
          <w:noProof/>
        </w:rPr>
        <w:lastRenderedPageBreak/>
        <w:t>liquidity, however I have come to understand that being the most liquid may necessarily not mean being the most profitable, if there are other ways to rank the best instruments to trade</w:t>
      </w:r>
      <w:r w:rsidR="00B71F6F">
        <w:rPr>
          <w:noProof/>
        </w:rPr>
        <w:t>. Based</w:t>
      </w:r>
      <w:r>
        <w:rPr>
          <w:noProof/>
        </w:rPr>
        <w:t xml:space="preserve"> on the collective knowledge we have, I would like to have </w:t>
      </w:r>
      <w:r w:rsidR="00B71F6F">
        <w:rPr>
          <w:noProof/>
        </w:rPr>
        <w:t>an unbiased approach, which is scientific, in identifying what we should</w:t>
      </w:r>
      <w:r>
        <w:rPr>
          <w:noProof/>
        </w:rPr>
        <w:t xml:space="preserve"> be trading.</w:t>
      </w:r>
    </w:p>
    <w:p w14:paraId="034A108B" w14:textId="7D9E010A" w:rsidR="00B92917" w:rsidRDefault="00B92917" w:rsidP="008E6BD4">
      <w:pPr>
        <w:pStyle w:val="ListParagraph"/>
        <w:numPr>
          <w:ilvl w:val="0"/>
          <w:numId w:val="1"/>
        </w:numPr>
      </w:pPr>
      <w:r>
        <w:rPr>
          <w:noProof/>
        </w:rPr>
        <w:t xml:space="preserve">I think I like the </w:t>
      </w:r>
      <w:r w:rsidR="00B71F6F">
        <w:rPr>
          <w:noProof/>
        </w:rPr>
        <w:t>ADX</w:t>
      </w:r>
      <w:r>
        <w:rPr>
          <w:noProof/>
        </w:rPr>
        <w:t xml:space="preserve"> more in predicting whether we are in a ranging market or </w:t>
      </w:r>
      <w:r w:rsidR="00B71F6F">
        <w:rPr>
          <w:noProof/>
        </w:rPr>
        <w:t xml:space="preserve">a </w:t>
      </w:r>
      <w:r>
        <w:rPr>
          <w:noProof/>
        </w:rPr>
        <w:t>trending market</w:t>
      </w:r>
    </w:p>
    <w:p w14:paraId="17682478" w14:textId="1755AD7D" w:rsidR="00B92917" w:rsidRDefault="00B92917" w:rsidP="008E6BD4">
      <w:pPr>
        <w:pStyle w:val="ListParagraph"/>
        <w:numPr>
          <w:ilvl w:val="0"/>
          <w:numId w:val="1"/>
        </w:numPr>
      </w:pPr>
      <w:r>
        <w:rPr>
          <w:noProof/>
        </w:rPr>
        <w:t>Also thinking</w:t>
      </w:r>
      <w:r w:rsidR="00B71F6F">
        <w:rPr>
          <w:noProof/>
        </w:rPr>
        <w:t xml:space="preserve"> that, based on the relative volatility of different currency pairs, trading strategies may need to be different based on each currency pair and its volatility</w:t>
      </w:r>
      <w:r>
        <w:rPr>
          <w:noProof/>
        </w:rPr>
        <w:t xml:space="preserve">. </w:t>
      </w:r>
      <w:r w:rsidR="00B71F6F">
        <w:rPr>
          <w:noProof/>
        </w:rPr>
        <w:t>The focus is on which products</w:t>
      </w:r>
      <w:r>
        <w:rPr>
          <w:noProof/>
        </w:rPr>
        <w:t xml:space="preserve"> would be most profitable to us.</w:t>
      </w:r>
    </w:p>
    <w:p w14:paraId="25AE4DFB" w14:textId="77777777" w:rsidR="00164095" w:rsidRDefault="00164095" w:rsidP="00164095">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Free </w:t>
      </w:r>
      <w:proofErr w:type="spellStart"/>
      <w:r>
        <w:rPr>
          <w:rFonts w:eastAsia="Times New Roman" w:cs="Times New Roman"/>
          <w:kern w:val="0"/>
          <w:lang w:eastAsia="en-GB"/>
          <w14:ligatures w14:val="none"/>
        </w:rPr>
        <w:t>Backtesting</w:t>
      </w:r>
      <w:proofErr w:type="spellEnd"/>
      <w:r>
        <w:rPr>
          <w:rFonts w:eastAsia="Times New Roman" w:cs="Times New Roman"/>
          <w:kern w:val="0"/>
          <w:lang w:eastAsia="en-GB"/>
          <w14:ligatures w14:val="none"/>
        </w:rPr>
        <w:t xml:space="preserve"> software</w:t>
      </w:r>
    </w:p>
    <w:p w14:paraId="2AF25054" w14:textId="77777777" w:rsidR="00164095" w:rsidRPr="00B704D0" w:rsidRDefault="00164095" w:rsidP="00164095">
      <w:pPr>
        <w:pStyle w:val="ListParagraph"/>
        <w:numPr>
          <w:ilvl w:val="0"/>
          <w:numId w:val="10"/>
        </w:numPr>
        <w:spacing w:before="100" w:beforeAutospacing="1" w:after="100" w:afterAutospacing="1" w:line="240" w:lineRule="auto"/>
        <w:outlineLvl w:val="1"/>
        <w:rPr>
          <w:rFonts w:eastAsia="Times New Roman" w:cs="Times New Roman"/>
          <w:b/>
          <w:bCs/>
          <w:kern w:val="0"/>
          <w:sz w:val="36"/>
          <w:szCs w:val="36"/>
          <w:lang w:eastAsia="en-GB"/>
          <w14:ligatures w14:val="none"/>
        </w:rPr>
      </w:pPr>
      <w:proofErr w:type="spellStart"/>
      <w:r w:rsidRPr="00B704D0">
        <w:rPr>
          <w:rFonts w:eastAsia="Times New Roman" w:cs="Times New Roman"/>
          <w:b/>
          <w:bCs/>
          <w:kern w:val="0"/>
          <w:sz w:val="36"/>
          <w:szCs w:val="36"/>
          <w:lang w:eastAsia="en-GB"/>
          <w14:ligatures w14:val="none"/>
        </w:rPr>
        <w:t>cTrader</w:t>
      </w:r>
      <w:proofErr w:type="spellEnd"/>
      <w:r w:rsidRPr="00B704D0">
        <w:rPr>
          <w:rFonts w:eastAsia="Times New Roman" w:cs="Times New Roman"/>
          <w:b/>
          <w:bCs/>
          <w:kern w:val="0"/>
          <w:sz w:val="36"/>
          <w:szCs w:val="36"/>
          <w:lang w:eastAsia="en-GB"/>
          <w14:ligatures w14:val="none"/>
        </w:rPr>
        <w:t xml:space="preserve"> (Free Market Replay Feature)</w:t>
      </w:r>
    </w:p>
    <w:p w14:paraId="2D007E8F" w14:textId="77777777" w:rsidR="00164095" w:rsidRPr="00B704D0" w:rsidRDefault="00164095" w:rsidP="00164095">
      <w:pPr>
        <w:pStyle w:val="ListParagraph"/>
        <w:numPr>
          <w:ilvl w:val="0"/>
          <w:numId w:val="10"/>
        </w:numPr>
        <w:spacing w:before="100" w:beforeAutospacing="1" w:after="100" w:afterAutospacing="1" w:line="240" w:lineRule="auto"/>
        <w:outlineLvl w:val="1"/>
        <w:rPr>
          <w:rFonts w:eastAsia="Times New Roman" w:cs="Times New Roman"/>
          <w:b/>
          <w:bCs/>
          <w:kern w:val="0"/>
          <w:sz w:val="36"/>
          <w:szCs w:val="36"/>
          <w:lang w:eastAsia="en-GB"/>
          <w14:ligatures w14:val="none"/>
        </w:rPr>
      </w:pPr>
      <w:proofErr w:type="spellStart"/>
      <w:r w:rsidRPr="00B704D0">
        <w:rPr>
          <w:rFonts w:eastAsia="Times New Roman" w:cs="Times New Roman"/>
          <w:b/>
          <w:bCs/>
          <w:kern w:val="0"/>
          <w:sz w:val="36"/>
          <w:szCs w:val="36"/>
          <w:lang w:eastAsia="en-GB"/>
          <w14:ligatures w14:val="none"/>
        </w:rPr>
        <w:t>TradingView</w:t>
      </w:r>
      <w:proofErr w:type="spellEnd"/>
      <w:r w:rsidRPr="00B704D0">
        <w:rPr>
          <w:rFonts w:eastAsia="Times New Roman" w:cs="Times New Roman"/>
          <w:b/>
          <w:bCs/>
          <w:kern w:val="0"/>
          <w:sz w:val="36"/>
          <w:szCs w:val="36"/>
          <w:lang w:eastAsia="en-GB"/>
          <w14:ligatures w14:val="none"/>
        </w:rPr>
        <w:t xml:space="preserve"> Bar Replay (Free with Limitations)</w:t>
      </w:r>
    </w:p>
    <w:p w14:paraId="0703F7D7" w14:textId="77777777" w:rsidR="00164095" w:rsidRPr="00B704D0" w:rsidRDefault="00164095" w:rsidP="00164095">
      <w:pPr>
        <w:pStyle w:val="ListParagraph"/>
        <w:numPr>
          <w:ilvl w:val="0"/>
          <w:numId w:val="10"/>
        </w:numPr>
        <w:spacing w:before="100" w:beforeAutospacing="1" w:after="100" w:afterAutospacing="1" w:line="240" w:lineRule="auto"/>
        <w:outlineLvl w:val="1"/>
        <w:rPr>
          <w:rFonts w:eastAsia="Times New Roman" w:cs="Times New Roman"/>
          <w:b/>
          <w:bCs/>
          <w:kern w:val="0"/>
          <w:sz w:val="36"/>
          <w:szCs w:val="36"/>
          <w:lang w:eastAsia="en-GB"/>
          <w14:ligatures w14:val="none"/>
        </w:rPr>
      </w:pPr>
      <w:proofErr w:type="spellStart"/>
      <w:r w:rsidRPr="00B704D0">
        <w:rPr>
          <w:rFonts w:eastAsia="Times New Roman" w:cs="Times New Roman"/>
          <w:b/>
          <w:bCs/>
          <w:kern w:val="0"/>
          <w:sz w:val="36"/>
          <w:szCs w:val="36"/>
          <w:lang w:eastAsia="en-GB"/>
          <w14:ligatures w14:val="none"/>
        </w:rPr>
        <w:t>JForex</w:t>
      </w:r>
      <w:proofErr w:type="spellEnd"/>
      <w:r w:rsidRPr="00B704D0">
        <w:rPr>
          <w:rFonts w:eastAsia="Times New Roman" w:cs="Times New Roman"/>
          <w:b/>
          <w:bCs/>
          <w:kern w:val="0"/>
          <w:sz w:val="36"/>
          <w:szCs w:val="36"/>
          <w:lang w:eastAsia="en-GB"/>
          <w14:ligatures w14:val="none"/>
        </w:rPr>
        <w:t xml:space="preserve"> 4 by </w:t>
      </w:r>
      <w:proofErr w:type="spellStart"/>
      <w:r w:rsidRPr="00B704D0">
        <w:rPr>
          <w:rFonts w:eastAsia="Times New Roman" w:cs="Times New Roman"/>
          <w:b/>
          <w:bCs/>
          <w:kern w:val="0"/>
          <w:sz w:val="36"/>
          <w:szCs w:val="36"/>
          <w:lang w:eastAsia="en-GB"/>
          <w14:ligatures w14:val="none"/>
        </w:rPr>
        <w:t>Dukascopy</w:t>
      </w:r>
      <w:proofErr w:type="spellEnd"/>
      <w:r w:rsidRPr="00B704D0">
        <w:rPr>
          <w:rFonts w:eastAsia="Times New Roman" w:cs="Times New Roman"/>
          <w:b/>
          <w:bCs/>
          <w:kern w:val="0"/>
          <w:sz w:val="36"/>
          <w:szCs w:val="36"/>
          <w:lang w:eastAsia="en-GB"/>
          <w14:ligatures w14:val="none"/>
        </w:rPr>
        <w:t xml:space="preserve"> (Completely Free)</w:t>
      </w:r>
    </w:p>
    <w:p w14:paraId="3E4795F3" w14:textId="77777777" w:rsidR="00164095" w:rsidRPr="00B704D0" w:rsidRDefault="00164095" w:rsidP="00164095">
      <w:pPr>
        <w:pStyle w:val="ListParagraph"/>
        <w:numPr>
          <w:ilvl w:val="0"/>
          <w:numId w:val="10"/>
        </w:num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B704D0">
        <w:rPr>
          <w:rFonts w:eastAsia="Times New Roman" w:cs="Times New Roman"/>
          <w:b/>
          <w:bCs/>
          <w:kern w:val="0"/>
          <w:sz w:val="36"/>
          <w:szCs w:val="36"/>
          <w:lang w:eastAsia="en-GB"/>
          <w14:ligatures w14:val="none"/>
        </w:rPr>
        <w:t>FX Replay</w:t>
      </w:r>
    </w:p>
    <w:p w14:paraId="5B505082" w14:textId="77777777" w:rsidR="00164095" w:rsidRPr="00B704D0" w:rsidRDefault="00164095" w:rsidP="00164095">
      <w:pPr>
        <w:pStyle w:val="ListParagraph"/>
        <w:numPr>
          <w:ilvl w:val="0"/>
          <w:numId w:val="10"/>
        </w:num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B704D0">
        <w:rPr>
          <w:rFonts w:eastAsia="Times New Roman" w:cs="Times New Roman"/>
          <w:b/>
          <w:bCs/>
          <w:kern w:val="0"/>
          <w:sz w:val="36"/>
          <w:szCs w:val="36"/>
          <w:lang w:eastAsia="en-GB"/>
          <w14:ligatures w14:val="none"/>
        </w:rPr>
        <w:t>Soft4FX Forex Simulator (Free Demo)</w:t>
      </w:r>
    </w:p>
    <w:p w14:paraId="332D8523" w14:textId="77777777" w:rsidR="00164095" w:rsidRPr="00B704D0" w:rsidRDefault="00164095" w:rsidP="00164095">
      <w:pPr>
        <w:pStyle w:val="ListParagraph"/>
        <w:numPr>
          <w:ilvl w:val="0"/>
          <w:numId w:val="10"/>
        </w:num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B704D0">
        <w:rPr>
          <w:rFonts w:eastAsia="Times New Roman" w:cs="Times New Roman"/>
          <w:kern w:val="0"/>
          <w:lang w:eastAsia="en-GB"/>
          <w14:ligatures w14:val="none"/>
        </w:rPr>
        <w:t xml:space="preserve">free version with limitations </w:t>
      </w:r>
    </w:p>
    <w:p w14:paraId="7459577E" w14:textId="77777777" w:rsidR="00164095" w:rsidRPr="00B704D0" w:rsidRDefault="00164095" w:rsidP="00164095">
      <w:pPr>
        <w:pStyle w:val="ListParagraph"/>
        <w:numPr>
          <w:ilvl w:val="0"/>
          <w:numId w:val="10"/>
        </w:numPr>
        <w:spacing w:before="100" w:beforeAutospacing="1" w:after="100" w:afterAutospacing="1" w:line="240" w:lineRule="auto"/>
        <w:outlineLvl w:val="1"/>
        <w:rPr>
          <w:rFonts w:eastAsia="Times New Roman" w:cs="Times New Roman"/>
          <w:b/>
          <w:bCs/>
          <w:kern w:val="0"/>
          <w:sz w:val="36"/>
          <w:szCs w:val="36"/>
          <w:lang w:eastAsia="en-GB"/>
          <w14:ligatures w14:val="none"/>
        </w:rPr>
      </w:pPr>
      <w:proofErr w:type="spellStart"/>
      <w:r w:rsidRPr="00B704D0">
        <w:rPr>
          <w:rFonts w:eastAsia="Times New Roman" w:cs="Times New Roman"/>
          <w:b/>
          <w:bCs/>
          <w:kern w:val="0"/>
          <w:sz w:val="36"/>
          <w:szCs w:val="36"/>
          <w:lang w:eastAsia="en-GB"/>
          <w14:ligatures w14:val="none"/>
        </w:rPr>
        <w:t>BacktestingMax</w:t>
      </w:r>
      <w:proofErr w:type="spellEnd"/>
    </w:p>
    <w:p w14:paraId="227E7D6D" w14:textId="77777777" w:rsidR="00164095" w:rsidRPr="00B704D0" w:rsidRDefault="00164095" w:rsidP="00164095">
      <w:pPr>
        <w:pStyle w:val="ListParagraph"/>
        <w:numPr>
          <w:ilvl w:val="0"/>
          <w:numId w:val="10"/>
        </w:numPr>
        <w:spacing w:before="100" w:beforeAutospacing="1" w:after="100" w:afterAutospacing="1" w:line="240" w:lineRule="auto"/>
        <w:rPr>
          <w:rFonts w:eastAsia="Times New Roman" w:cs="Times New Roman"/>
          <w:kern w:val="0"/>
          <w:lang w:eastAsia="en-GB"/>
          <w14:ligatures w14:val="none"/>
        </w:rPr>
      </w:pPr>
      <w:r w:rsidRPr="00B704D0">
        <w:rPr>
          <w:rFonts w:eastAsia="Times New Roman" w:cs="Times New Roman"/>
          <w:kern w:val="0"/>
          <w:lang w:eastAsia="en-GB"/>
          <w14:ligatures w14:val="none"/>
        </w:rPr>
        <w:t xml:space="preserve">free </w:t>
      </w:r>
    </w:p>
    <w:p w14:paraId="699E93CA" w14:textId="77777777" w:rsidR="00164095" w:rsidRPr="00772D7C" w:rsidRDefault="00164095" w:rsidP="00164095">
      <w:pPr>
        <w:spacing w:before="100" w:beforeAutospacing="1" w:after="100" w:afterAutospacing="1" w:line="240" w:lineRule="auto"/>
        <w:rPr>
          <w:rFonts w:eastAsia="Times New Roman" w:cs="Times New Roman"/>
          <w:kern w:val="0"/>
          <w:lang w:eastAsia="en-GB"/>
          <w14:ligatures w14:val="none"/>
        </w:rPr>
      </w:pPr>
    </w:p>
    <w:p w14:paraId="2BF9B555" w14:textId="4A3FBE96" w:rsidR="00164095" w:rsidRPr="00EA28C9" w:rsidRDefault="007465E2" w:rsidP="008E6BD4">
      <w:pPr>
        <w:pStyle w:val="ListParagraph"/>
        <w:numPr>
          <w:ilvl w:val="0"/>
          <w:numId w:val="1"/>
        </w:numPr>
      </w:pPr>
      <w:r>
        <w:rPr>
          <w:rFonts w:ascii="Arial" w:hAnsi="Arial" w:cs="Arial"/>
          <w:color w:val="E8E6E3"/>
          <w:shd w:val="clear" w:color="auto" w:fill="181A1B"/>
        </w:rPr>
        <w:t xml:space="preserve">Al Brooks on </w:t>
      </w:r>
      <w:r w:rsidR="00B71F6F">
        <w:rPr>
          <w:rFonts w:ascii="Arial" w:hAnsi="Arial" w:cs="Arial"/>
          <w:color w:val="E8E6E3"/>
          <w:shd w:val="clear" w:color="auto" w:fill="181A1B"/>
        </w:rPr>
        <w:t>YouTube</w:t>
      </w:r>
    </w:p>
    <w:p w14:paraId="0DB5811B" w14:textId="38D7EA49" w:rsidR="00EA28C9" w:rsidRPr="00EA28C9" w:rsidRDefault="00EA28C9" w:rsidP="00EA28C9">
      <w:pPr>
        <w:pStyle w:val="ListParagraph"/>
        <w:numPr>
          <w:ilvl w:val="0"/>
          <w:numId w:val="1"/>
        </w:numPr>
      </w:pPr>
      <w:r>
        <w:rPr>
          <w:rFonts w:ascii="Arial" w:hAnsi="Arial" w:cs="Arial"/>
          <w:color w:val="B9B3AA"/>
          <w:sz w:val="30"/>
          <w:szCs w:val="30"/>
          <w:shd w:val="clear" w:color="auto" w:fill="181A1B"/>
        </w:rPr>
        <w:t>The concept of how Many forex traders have already “</w:t>
      </w:r>
      <w:r>
        <w:rPr>
          <w:rStyle w:val="Strong"/>
          <w:rFonts w:ascii="Arial" w:hAnsi="Arial" w:cs="Arial"/>
          <w:color w:val="B9B3AA"/>
          <w:sz w:val="30"/>
          <w:szCs w:val="30"/>
          <w:shd w:val="clear" w:color="auto" w:fill="181A1B"/>
        </w:rPr>
        <w:t>priced in</w:t>
      </w:r>
      <w:r>
        <w:rPr>
          <w:rFonts w:ascii="Arial" w:hAnsi="Arial" w:cs="Arial"/>
          <w:color w:val="B9B3AA"/>
          <w:sz w:val="30"/>
          <w:szCs w:val="30"/>
          <w:shd w:val="clear" w:color="auto" w:fill="181A1B"/>
        </w:rPr>
        <w:t>” consensus expectations into their trading and into the market</w:t>
      </w:r>
    </w:p>
    <w:p w14:paraId="23E28F44" w14:textId="51410503" w:rsidR="00EA28C9" w:rsidRDefault="00EA28C9" w:rsidP="00EA28C9">
      <w:pPr>
        <w:pStyle w:val="ListParagraph"/>
        <w:numPr>
          <w:ilvl w:val="0"/>
          <w:numId w:val="1"/>
        </w:numPr>
      </w:pPr>
      <w:r>
        <w:t xml:space="preserve">Play the “What if…” game. Ask yourself, “What if A happens? What if B happens? How will traders react or change their bets?” You could even be more specific. What if the report comes in under expectation by half a </w:t>
      </w:r>
      <w:r w:rsidR="00B71F6F">
        <w:t>per cent</w:t>
      </w:r>
      <w:r>
        <w:t xml:space="preserve">? How many pips down will </w:t>
      </w:r>
      <w:r>
        <w:lastRenderedPageBreak/>
        <w:t xml:space="preserve">the price move? What would need to happen with this report that could cause a </w:t>
      </w:r>
      <w:proofErr w:type="gramStart"/>
      <w:r>
        <w:t>40 pip</w:t>
      </w:r>
      <w:proofErr w:type="gramEnd"/>
      <w:r>
        <w:t xml:space="preserve"> drop? Anything?</w:t>
      </w:r>
    </w:p>
    <w:p w14:paraId="7CB1217F" w14:textId="1BE40F64" w:rsidR="00EE3B2F" w:rsidRDefault="00EE3B2F" w:rsidP="00EA28C9">
      <w:pPr>
        <w:pStyle w:val="ListParagraph"/>
        <w:numPr>
          <w:ilvl w:val="0"/>
          <w:numId w:val="1"/>
        </w:numPr>
      </w:pPr>
      <w:r w:rsidRPr="00EE3B2F">
        <w:t>Nowcasting tools</w:t>
      </w:r>
    </w:p>
    <w:p w14:paraId="172F3F94" w14:textId="62046DAB" w:rsidR="00EE3B2F" w:rsidRDefault="008B06D3" w:rsidP="00EA28C9">
      <w:pPr>
        <w:pStyle w:val="ListParagraph"/>
        <w:numPr>
          <w:ilvl w:val="0"/>
          <w:numId w:val="1"/>
        </w:numPr>
      </w:pPr>
      <w:r>
        <w:t xml:space="preserve">For fundamental analysis, I am thinking that after analysing all my information on the details of fundamentals, you should write </w:t>
      </w:r>
      <w:r w:rsidR="00B71F6F">
        <w:t>an expert prompt to Grok AI to search and conduct a very,</w:t>
      </w:r>
      <w:r>
        <w:t xml:space="preserve"> very comprehensive fundamental analysis</w:t>
      </w:r>
      <w:r w:rsidR="00B87410">
        <w:t xml:space="preserve">.   To make money from fundamental analysis, it </w:t>
      </w:r>
      <w:proofErr w:type="spellStart"/>
      <w:r w:rsidR="00B87410">
        <w:t>mayrequire</w:t>
      </w:r>
      <w:proofErr w:type="spellEnd"/>
      <w:r w:rsidR="00B87410">
        <w:t xml:space="preserve"> a two pronged approach or more, there is the normal daily, or weekly news and then the is the big monetary changes </w:t>
      </w:r>
      <w:proofErr w:type="spellStart"/>
      <w:r w:rsidR="00B87410">
        <w:t>cused</w:t>
      </w:r>
      <w:proofErr w:type="spellEnd"/>
      <w:r w:rsidR="00B87410">
        <w:t xml:space="preserve"> by </w:t>
      </w:r>
      <w:proofErr w:type="spellStart"/>
      <w:r w:rsidR="00B87410">
        <w:t>govenments</w:t>
      </w:r>
      <w:proofErr w:type="spellEnd"/>
      <w:r w:rsidR="00B87410">
        <w:t xml:space="preserve">, fiscal policies, or central </w:t>
      </w:r>
      <w:proofErr w:type="spellStart"/>
      <w:r w:rsidR="00B87410">
        <w:t>banks</w:t>
      </w:r>
      <w:proofErr w:type="spellEnd"/>
      <w:r w:rsidR="00B87410">
        <w:t xml:space="preserve"> monetary policies that cause huge changes in the market, we should have strategies for capturing both, maybe by using different prompts to search news articles and reports about both </w:t>
      </w:r>
      <w:proofErr w:type="gramStart"/>
      <w:r w:rsidR="00B87410">
        <w:t xml:space="preserve">etc,   </w:t>
      </w:r>
      <w:proofErr w:type="gramEnd"/>
      <w:r w:rsidR="00B87410">
        <w:t>but brainstorm all of this</w:t>
      </w:r>
    </w:p>
    <w:p w14:paraId="789AF131" w14:textId="5EA05EEF" w:rsidR="006D2CAC" w:rsidRDefault="006D2CAC" w:rsidP="00EA28C9">
      <w:pPr>
        <w:pStyle w:val="ListParagraph"/>
        <w:numPr>
          <w:ilvl w:val="0"/>
          <w:numId w:val="1"/>
        </w:numPr>
      </w:pPr>
      <w:r>
        <w:t>Carry trades</w:t>
      </w:r>
    </w:p>
    <w:p w14:paraId="4966EA71" w14:textId="3BCDC4C7" w:rsidR="00807118" w:rsidRDefault="00807118" w:rsidP="00EA28C9">
      <w:pPr>
        <w:pStyle w:val="ListParagraph"/>
        <w:numPr>
          <w:ilvl w:val="0"/>
          <w:numId w:val="1"/>
        </w:numPr>
      </w:pPr>
      <w:r>
        <w:t>How to know when rate cuts are priced in</w:t>
      </w:r>
    </w:p>
    <w:p w14:paraId="421BF402" w14:textId="1C9B815C" w:rsidR="00C92E65" w:rsidRDefault="00B71F6F" w:rsidP="00EA28C9">
      <w:pPr>
        <w:pStyle w:val="ListParagraph"/>
        <w:numPr>
          <w:ilvl w:val="0"/>
          <w:numId w:val="1"/>
        </w:numPr>
        <w:rPr>
          <w:ins w:id="0" w:author="Edwin Chege" w:date="2025-12-02T16:16:00Z"/>
        </w:rPr>
      </w:pPr>
      <w:r>
        <w:t>Looking</w:t>
      </w:r>
      <w:ins w:id="1" w:author="Edwin Chege" w:date="2025-12-02T16:16:00Z">
        <w:r w:rsidR="00C92E65" w:rsidRPr="00C92E65">
          <w:t xml:space="preserve"> at currency cross pairs could give you an idea of the RELATIVE strength of a particular currency.</w:t>
        </w:r>
      </w:ins>
    </w:p>
    <w:p w14:paraId="704C2BEB" w14:textId="1B9D0897" w:rsidR="00C92E65" w:rsidRDefault="00C92E65" w:rsidP="00EA28C9">
      <w:pPr>
        <w:pStyle w:val="ListParagraph"/>
        <w:numPr>
          <w:ilvl w:val="0"/>
          <w:numId w:val="1"/>
        </w:numPr>
        <w:rPr>
          <w:ins w:id="2" w:author="Edwin Chege" w:date="2025-12-02T16:16:00Z"/>
        </w:rPr>
      </w:pPr>
      <w:ins w:id="3" w:author="Edwin Chege" w:date="2025-12-02T16:16:00Z">
        <w:r>
          <w:t>How to use market milk in our strategies</w:t>
        </w:r>
      </w:ins>
    </w:p>
    <w:p w14:paraId="725F4E16" w14:textId="5DD21D2C" w:rsidR="00644DFA" w:rsidRPr="00D151DE" w:rsidRDefault="00644DFA" w:rsidP="00EA28C9">
      <w:pPr>
        <w:pStyle w:val="ListParagraph"/>
        <w:numPr>
          <w:ilvl w:val="0"/>
          <w:numId w:val="1"/>
        </w:numPr>
        <w:rPr>
          <w:ins w:id="4" w:author="Edwin Chege" w:date="2025-12-02T16:16:00Z"/>
        </w:rPr>
      </w:pPr>
      <w:ins w:id="5" w:author="Edwin Chege" w:date="2025-12-02T16:16:00Z">
        <w:r w:rsidRPr="00D151DE">
          <w:rPr>
            <w:rFonts w:eastAsia="Times New Roman" w:cs="Times New Roman"/>
            <w:lang w:val="en-KE" w:eastAsia="en-KE"/>
          </w:rPr>
          <w:t>Parameter Validation Protocol</w:t>
        </w:r>
      </w:ins>
    </w:p>
    <w:p w14:paraId="60B61113" w14:textId="20BF3DC8" w:rsidR="00D151DE" w:rsidRPr="00D151DE" w:rsidRDefault="00D151DE" w:rsidP="00EA28C9">
      <w:pPr>
        <w:pStyle w:val="ListParagraph"/>
        <w:numPr>
          <w:ilvl w:val="0"/>
          <w:numId w:val="1"/>
        </w:numPr>
        <w:rPr>
          <w:ins w:id="6" w:author="Edwin Chege" w:date="2025-12-02T16:16:00Z"/>
        </w:rPr>
      </w:pPr>
      <w:ins w:id="7" w:author="Edwin Chege" w:date="2025-12-02T16:16:00Z">
        <w:r w:rsidRPr="00D151DE">
          <w:rPr>
            <w:rFonts w:eastAsia="Times New Roman" w:cs="Times New Roman"/>
            <w:lang w:val="en-US" w:eastAsia="en-KE"/>
          </w:rPr>
          <w:t>Our initial purpose was to consolidate information and strategies</w:t>
        </w:r>
      </w:ins>
      <w:r w:rsidR="00B71F6F">
        <w:rPr>
          <w:rFonts w:eastAsia="Times New Roman" w:cs="Times New Roman"/>
          <w:lang w:val="en-US" w:eastAsia="en-KE"/>
        </w:rPr>
        <w:t xml:space="preserve"> from many credible, various sources and craft hybrid strategies that incorporate</w:t>
      </w:r>
      <w:ins w:id="8" w:author="Edwin Chege" w:date="2025-12-02T16:16:00Z">
        <w:r w:rsidRPr="00D151DE">
          <w:rPr>
            <w:rFonts w:eastAsia="Times New Roman" w:cs="Times New Roman"/>
            <w:lang w:val="en-US" w:eastAsia="en-KE"/>
          </w:rPr>
          <w:t xml:space="preserve"> various sensible elements from </w:t>
        </w:r>
        <w:r>
          <w:rPr>
            <w:rFonts w:eastAsia="Times New Roman" w:cs="Times New Roman"/>
            <w:lang w:val="en-US" w:eastAsia="en-KE"/>
          </w:rPr>
          <w:t>various insightful sources</w:t>
        </w:r>
        <w:proofErr w:type="gramStart"/>
        <w:r>
          <w:rPr>
            <w:rFonts w:eastAsia="Times New Roman" w:cs="Times New Roman"/>
            <w:lang w:val="en-US" w:eastAsia="en-KE"/>
          </w:rPr>
          <w:t xml:space="preserve">’ </w:t>
        </w:r>
        <w:r w:rsidRPr="00D151DE">
          <w:rPr>
            <w:rFonts w:eastAsia="Times New Roman" w:cs="Times New Roman"/>
            <w:lang w:val="en-US" w:eastAsia="en-KE"/>
          </w:rPr>
          <w:t xml:space="preserve"> individual</w:t>
        </w:r>
        <w:proofErr w:type="gramEnd"/>
        <w:r w:rsidRPr="00D151DE">
          <w:rPr>
            <w:rFonts w:eastAsia="Times New Roman" w:cs="Times New Roman"/>
            <w:lang w:val="en-US" w:eastAsia="en-KE"/>
          </w:rPr>
          <w:t xml:space="preserve"> strateg</w:t>
        </w:r>
        <w:r>
          <w:rPr>
            <w:rFonts w:eastAsia="Times New Roman" w:cs="Times New Roman"/>
            <w:lang w:val="en-US" w:eastAsia="en-KE"/>
          </w:rPr>
          <w:t>ies</w:t>
        </w:r>
        <w:r w:rsidRPr="00D151DE">
          <w:rPr>
            <w:rFonts w:eastAsia="Times New Roman" w:cs="Times New Roman"/>
            <w:lang w:val="en-US" w:eastAsia="en-KE"/>
          </w:rPr>
          <w:t xml:space="preserve"> that we found</w:t>
        </w:r>
        <w:r>
          <w:rPr>
            <w:rFonts w:eastAsia="Times New Roman" w:cs="Times New Roman"/>
            <w:lang w:val="en-US" w:eastAsia="en-KE"/>
          </w:rPr>
          <w:t xml:space="preserve">.   We also started studying </w:t>
        </w:r>
        <w:proofErr w:type="spellStart"/>
        <w:r>
          <w:rPr>
            <w:rFonts w:eastAsia="Times New Roman" w:cs="Times New Roman"/>
            <w:lang w:val="en-US" w:eastAsia="en-KE"/>
          </w:rPr>
          <w:t>babypips</w:t>
        </w:r>
        <w:proofErr w:type="spellEnd"/>
        <w:r>
          <w:rPr>
            <w:rFonts w:eastAsia="Times New Roman" w:cs="Times New Roman"/>
            <w:lang w:val="en-US" w:eastAsia="en-KE"/>
          </w:rPr>
          <w:t xml:space="preserve"> to fill my knowledge gaps, I also provided the </w:t>
        </w:r>
        <w:proofErr w:type="spellStart"/>
        <w:r>
          <w:rPr>
            <w:rFonts w:eastAsia="Times New Roman" w:cs="Times New Roman"/>
            <w:lang w:val="en-US" w:eastAsia="en-KE"/>
          </w:rPr>
          <w:t>babpis</w:t>
        </w:r>
        <w:proofErr w:type="spellEnd"/>
        <w:r>
          <w:rPr>
            <w:rFonts w:eastAsia="Times New Roman" w:cs="Times New Roman"/>
            <w:lang w:val="en-US" w:eastAsia="en-KE"/>
          </w:rPr>
          <w:t xml:space="preserve"> knowledge to the 2 chatbots, one </w:t>
        </w:r>
        <w:proofErr w:type="spellStart"/>
        <w:r>
          <w:rPr>
            <w:rFonts w:eastAsia="Times New Roman" w:cs="Times New Roman"/>
            <w:lang w:val="en-US" w:eastAsia="en-KE"/>
          </w:rPr>
          <w:t>syntheizes</w:t>
        </w:r>
        <w:proofErr w:type="spellEnd"/>
        <w:r>
          <w:rPr>
            <w:rFonts w:eastAsia="Times New Roman" w:cs="Times New Roman"/>
            <w:lang w:val="en-US" w:eastAsia="en-KE"/>
          </w:rPr>
          <w:t xml:space="preserve"> specific protocols while one collects the information </w:t>
        </w:r>
        <w:r w:rsidRPr="00D151DE">
          <w:rPr>
            <w:rFonts w:eastAsia="Times New Roman" w:cs="Times New Roman"/>
            <w:lang w:val="en-US" w:eastAsia="en-KE"/>
          </w:rPr>
          <w:t xml:space="preserve">however in the process of doing </w:t>
        </w:r>
        <w:proofErr w:type="gramStart"/>
        <w:r w:rsidRPr="00D151DE">
          <w:rPr>
            <w:rFonts w:eastAsia="Times New Roman" w:cs="Times New Roman"/>
            <w:lang w:val="en-US" w:eastAsia="en-KE"/>
          </w:rPr>
          <w:t>this</w:t>
        </w:r>
        <w:proofErr w:type="gramEnd"/>
        <w:r w:rsidRPr="00D151DE">
          <w:rPr>
            <w:rFonts w:eastAsia="Times New Roman" w:cs="Times New Roman"/>
            <w:lang w:val="en-US" w:eastAsia="en-KE"/>
          </w:rPr>
          <w:t xml:space="preserve"> we were able to create a chat bo</w:t>
        </w:r>
        <w:r>
          <w:rPr>
            <w:rFonts w:eastAsia="Times New Roman" w:cs="Times New Roman"/>
            <w:lang w:val="en-US" w:eastAsia="en-KE"/>
          </w:rPr>
          <w:t>t</w:t>
        </w:r>
        <w:r w:rsidRPr="00D151DE">
          <w:rPr>
            <w:rFonts w:eastAsia="Times New Roman" w:cs="Times New Roman"/>
            <w:lang w:val="en-US" w:eastAsia="en-KE"/>
          </w:rPr>
          <w:t xml:space="preserve"> about synthesis the information and gives us specific protocols to follow I feel like the over objective </w:t>
        </w:r>
        <w:r w:rsidRPr="00D151DE">
          <w:rPr>
            <w:rFonts w:eastAsia="Times New Roman" w:cs="Times New Roman"/>
            <w:lang w:val="en-US" w:eastAsia="en-KE"/>
          </w:rPr>
          <w:lastRenderedPageBreak/>
          <w:t>is ask</w:t>
        </w:r>
        <w:r>
          <w:rPr>
            <w:rFonts w:eastAsia="Times New Roman" w:cs="Times New Roman"/>
            <w:lang w:val="en-US" w:eastAsia="en-KE"/>
          </w:rPr>
          <w:t xml:space="preserve">ew, I don’t know if it is an a good way or a bad way.  </w:t>
        </w:r>
        <w:r w:rsidRPr="00D151DE">
          <w:rPr>
            <w:rFonts w:eastAsia="Times New Roman" w:cs="Times New Roman"/>
            <w:lang w:val="en-US" w:eastAsia="en-KE"/>
          </w:rPr>
          <w:t>you because instead of just gathering the data we’re also doing analysis however at the same time</w:t>
        </w:r>
        <w:r>
          <w:rPr>
            <w:rFonts w:eastAsia="Times New Roman" w:cs="Times New Roman"/>
            <w:lang w:val="en-US" w:eastAsia="en-KE"/>
          </w:rPr>
          <w:t xml:space="preserve">.  </w:t>
        </w:r>
        <w:r w:rsidR="00061C14">
          <w:rPr>
            <w:rFonts w:eastAsia="Times New Roman" w:cs="Times New Roman"/>
            <w:lang w:val="en-US" w:eastAsia="en-KE"/>
          </w:rPr>
          <w:t xml:space="preserve">I feel like I might have lost original focus, which </w:t>
        </w:r>
      </w:ins>
      <w:r w:rsidR="00B71F6F">
        <w:rPr>
          <w:rFonts w:eastAsia="Times New Roman" w:cs="Times New Roman"/>
          <w:lang w:val="en-US" w:eastAsia="en-KE"/>
        </w:rPr>
        <w:t>may be</w:t>
      </w:r>
      <w:ins w:id="9" w:author="Edwin Chege" w:date="2025-12-02T16:16:00Z">
        <w:r w:rsidR="00061C14">
          <w:rPr>
            <w:rFonts w:eastAsia="Times New Roman" w:cs="Times New Roman"/>
            <w:lang w:val="en-US" w:eastAsia="en-KE"/>
          </w:rPr>
          <w:t xml:space="preserve"> </w:t>
        </w:r>
        <w:proofErr w:type="gramStart"/>
        <w:r w:rsidR="00061C14">
          <w:rPr>
            <w:rFonts w:eastAsia="Times New Roman" w:cs="Times New Roman"/>
            <w:lang w:val="en-US" w:eastAsia="en-KE"/>
          </w:rPr>
          <w:t>in  a</w:t>
        </w:r>
        <w:proofErr w:type="gramEnd"/>
        <w:r w:rsidR="00061C14">
          <w:rPr>
            <w:rFonts w:eastAsia="Times New Roman" w:cs="Times New Roman"/>
            <w:lang w:val="en-US" w:eastAsia="en-KE"/>
          </w:rPr>
          <w:t xml:space="preserve"> good way, </w:t>
        </w:r>
      </w:ins>
      <w:r w:rsidR="00B71F6F">
        <w:rPr>
          <w:rFonts w:eastAsia="Times New Roman" w:cs="Times New Roman"/>
          <w:lang w:val="en-US" w:eastAsia="en-KE"/>
        </w:rPr>
        <w:t>I'm</w:t>
      </w:r>
      <w:ins w:id="10" w:author="Edwin Chege" w:date="2025-12-02T16:16:00Z">
        <w:r w:rsidR="00061C14">
          <w:rPr>
            <w:rFonts w:eastAsia="Times New Roman" w:cs="Times New Roman"/>
            <w:lang w:val="en-US" w:eastAsia="en-KE"/>
          </w:rPr>
          <w:t xml:space="preserve"> not sure</w:t>
        </w:r>
      </w:ins>
    </w:p>
    <w:p w14:paraId="1519B7F3" w14:textId="77777777" w:rsidR="0052675E" w:rsidRPr="0052675E" w:rsidRDefault="0052675E" w:rsidP="0052675E">
      <w:pPr>
        <w:pStyle w:val="ListParagraph"/>
        <w:numPr>
          <w:ilvl w:val="0"/>
          <w:numId w:val="1"/>
        </w:numPr>
        <w:rPr>
          <w:ins w:id="11" w:author="Edwin Chege" w:date="2025-12-02T16:16:00Z"/>
          <w:lang w:val="en-KE"/>
        </w:rPr>
      </w:pPr>
      <w:ins w:id="12" w:author="Edwin Chege" w:date="2025-12-02T16:16:00Z">
        <w:r>
          <w:t xml:space="preserve">Before trading, we should always consider each of the following: </w:t>
        </w:r>
      </w:ins>
    </w:p>
    <w:p w14:paraId="3A9102DF" w14:textId="551EAE83" w:rsidR="0052675E" w:rsidRPr="0052675E" w:rsidRDefault="0052675E" w:rsidP="0052675E">
      <w:pPr>
        <w:ind w:left="360"/>
        <w:rPr>
          <w:ins w:id="13" w:author="Edwin Chege" w:date="2025-12-02T16:16:00Z"/>
          <w:lang w:val="en-KE"/>
        </w:rPr>
      </w:pPr>
      <w:ins w:id="14" w:author="Edwin Chege" w:date="2025-12-02T16:16:00Z">
        <w:r w:rsidRPr="0052675E">
          <w:rPr>
            <w:b/>
            <w:bCs/>
            <w:lang w:val="en-KE"/>
          </w:rPr>
          <w:t>Government budget announcements</w:t>
        </w:r>
      </w:ins>
    </w:p>
    <w:p w14:paraId="68280777" w14:textId="77777777" w:rsidR="0052675E" w:rsidRPr="0052675E" w:rsidRDefault="0052675E" w:rsidP="0052675E">
      <w:pPr>
        <w:ind w:left="360"/>
        <w:rPr>
          <w:ins w:id="15" w:author="Edwin Chege" w:date="2025-12-02T16:16:00Z"/>
          <w:lang w:val="en-KE"/>
        </w:rPr>
      </w:pPr>
      <w:ins w:id="16" w:author="Edwin Chege" w:date="2025-12-02T16:16:00Z">
        <w:r w:rsidRPr="0052675E">
          <w:rPr>
            <w:b/>
            <w:bCs/>
            <w:lang w:val="en-KE"/>
          </w:rPr>
          <w:t>Tax changes</w:t>
        </w:r>
        <w:r w:rsidRPr="0052675E">
          <w:rPr>
            <w:lang w:val="en-KE"/>
          </w:rPr>
          <w:t> (which move markets more than you’d think)</w:t>
        </w:r>
      </w:ins>
    </w:p>
    <w:p w14:paraId="62B353FE" w14:textId="77777777" w:rsidR="0052675E" w:rsidRPr="0052675E" w:rsidRDefault="0052675E" w:rsidP="0052675E">
      <w:pPr>
        <w:ind w:left="360"/>
        <w:rPr>
          <w:ins w:id="17" w:author="Edwin Chege" w:date="2025-12-02T16:16:00Z"/>
          <w:lang w:val="en-KE"/>
        </w:rPr>
      </w:pPr>
      <w:ins w:id="18" w:author="Edwin Chege" w:date="2025-12-02T16:16:00Z">
        <w:r w:rsidRPr="0052675E">
          <w:rPr>
            <w:b/>
            <w:bCs/>
            <w:lang w:val="en-KE"/>
          </w:rPr>
          <w:t>New spending initiatives</w:t>
        </w:r>
        <w:r w:rsidRPr="0052675E">
          <w:rPr>
            <w:lang w:val="en-KE"/>
          </w:rPr>
          <w:t> (especially the surprise ones)</w:t>
        </w:r>
      </w:ins>
    </w:p>
    <w:p w14:paraId="14AA2978" w14:textId="77777777" w:rsidR="0052675E" w:rsidRPr="0052675E" w:rsidRDefault="0052675E" w:rsidP="0052675E">
      <w:pPr>
        <w:ind w:left="360"/>
        <w:rPr>
          <w:ins w:id="19" w:author="Edwin Chege" w:date="2025-12-02T16:16:00Z"/>
          <w:lang w:val="en-KE"/>
        </w:rPr>
      </w:pPr>
      <w:ins w:id="20" w:author="Edwin Chege" w:date="2025-12-02T16:16:00Z">
        <w:r w:rsidRPr="0052675E">
          <w:rPr>
            <w:b/>
            <w:bCs/>
            <w:lang w:val="en-KE"/>
          </w:rPr>
          <w:t>Debt issuance plan</w:t>
        </w:r>
        <w:r w:rsidRPr="0052675E">
          <w:rPr>
            <w:lang w:val="en-KE"/>
          </w:rPr>
          <w:t>s (boring but powerful)</w:t>
        </w:r>
      </w:ins>
    </w:p>
    <w:p w14:paraId="5F058D2D" w14:textId="77777777" w:rsidR="0052675E" w:rsidRPr="0052675E" w:rsidRDefault="0052675E" w:rsidP="0052675E">
      <w:pPr>
        <w:ind w:left="360"/>
        <w:rPr>
          <w:ins w:id="21" w:author="Edwin Chege" w:date="2025-12-02T16:16:00Z"/>
          <w:lang w:val="en-KE"/>
        </w:rPr>
      </w:pPr>
      <w:ins w:id="22" w:author="Edwin Chege" w:date="2025-12-02T16:16:00Z">
        <w:r w:rsidRPr="0052675E">
          <w:rPr>
            <w:b/>
            <w:bCs/>
            <w:lang w:val="en-KE"/>
          </w:rPr>
          <w:t>Quarterly GDP growth rates</w:t>
        </w:r>
        <w:r w:rsidRPr="0052675E">
          <w:rPr>
            <w:lang w:val="en-KE"/>
          </w:rPr>
          <w:t> (to see if fiscal policy is actually working)</w:t>
        </w:r>
      </w:ins>
    </w:p>
    <w:p w14:paraId="7305D41B" w14:textId="77777777" w:rsidR="0052675E" w:rsidRPr="0052675E" w:rsidRDefault="0052675E" w:rsidP="0052675E">
      <w:pPr>
        <w:ind w:left="360"/>
        <w:rPr>
          <w:ins w:id="23" w:author="Edwin Chege" w:date="2025-12-02T16:16:00Z"/>
          <w:lang w:val="en-KE"/>
        </w:rPr>
      </w:pPr>
      <w:ins w:id="24" w:author="Edwin Chege" w:date="2025-12-02T16:16:00Z">
        <w:r w:rsidRPr="0052675E">
          <w:rPr>
            <w:b/>
            <w:bCs/>
            <w:lang w:val="en-KE"/>
          </w:rPr>
          <w:t>Monthly budget statements</w:t>
        </w:r>
        <w:r w:rsidRPr="0052675E">
          <w:rPr>
            <w:lang w:val="en-KE"/>
          </w:rPr>
          <w:t> (to track deficit trends)</w:t>
        </w:r>
      </w:ins>
    </w:p>
    <w:p w14:paraId="41A70B11" w14:textId="77777777" w:rsidR="0052675E" w:rsidRPr="0052675E" w:rsidRDefault="0052675E" w:rsidP="0052675E">
      <w:pPr>
        <w:ind w:left="360"/>
        <w:rPr>
          <w:ins w:id="25" w:author="Edwin Chege" w:date="2025-12-02T16:16:00Z"/>
          <w:lang w:val="en-KE"/>
        </w:rPr>
      </w:pPr>
      <w:ins w:id="26" w:author="Edwin Chege" w:date="2025-12-02T16:16:00Z">
        <w:r w:rsidRPr="0052675E">
          <w:rPr>
            <w:b/>
            <w:bCs/>
            <w:lang w:val="en-KE"/>
          </w:rPr>
          <w:t>Debt-to-GDP ratios</w:t>
        </w:r>
        <w:r w:rsidRPr="0052675E">
          <w:rPr>
            <w:lang w:val="en-KE"/>
          </w:rPr>
          <w:t> (the higher they climb, the more nervous you should get)</w:t>
        </w:r>
      </w:ins>
    </w:p>
    <w:p w14:paraId="40605D5F" w14:textId="77777777" w:rsidR="0052675E" w:rsidRPr="0052675E" w:rsidRDefault="0052675E" w:rsidP="0052675E">
      <w:pPr>
        <w:ind w:left="360"/>
        <w:rPr>
          <w:ins w:id="27" w:author="Edwin Chege" w:date="2025-12-02T16:16:00Z"/>
          <w:lang w:val="en-KE"/>
        </w:rPr>
      </w:pPr>
      <w:ins w:id="28" w:author="Edwin Chege" w:date="2025-12-02T16:16:00Z">
        <w:r w:rsidRPr="0052675E">
          <w:rPr>
            <w:b/>
            <w:bCs/>
            <w:lang w:val="en-KE"/>
          </w:rPr>
          <w:t>Bond yields</w:t>
        </w:r>
        <w:r w:rsidRPr="0052675E">
          <w:rPr>
            <w:lang w:val="en-KE"/>
          </w:rPr>
          <w:t> (rising yields often signal fiscal concerns)</w:t>
        </w:r>
      </w:ins>
    </w:p>
    <w:p w14:paraId="4BEAE951" w14:textId="77777777" w:rsidR="0052675E" w:rsidRPr="0052675E" w:rsidRDefault="0052675E" w:rsidP="0052675E">
      <w:pPr>
        <w:ind w:left="360"/>
        <w:rPr>
          <w:ins w:id="29" w:author="Edwin Chege" w:date="2025-12-02T16:16:00Z"/>
          <w:lang w:val="en-KE"/>
        </w:rPr>
      </w:pPr>
      <w:ins w:id="30" w:author="Edwin Chege" w:date="2025-12-02T16:16:00Z">
        <w:r w:rsidRPr="0052675E">
          <w:rPr>
            <w:lang w:val="en-KE"/>
          </w:rPr>
          <w:t>Interest payments as a </w:t>
        </w:r>
        <w:r w:rsidRPr="0052675E">
          <w:rPr>
            <w:i/>
            <w:iCs/>
            <w:lang w:val="en-KE"/>
          </w:rPr>
          <w:t>percentage</w:t>
        </w:r>
        <w:r w:rsidRPr="0052675E">
          <w:rPr>
            <w:lang w:val="en-KE"/>
          </w:rPr>
          <w:t> of tax revenue.</w:t>
        </w:r>
      </w:ins>
    </w:p>
    <w:p w14:paraId="0E05A02C" w14:textId="77777777" w:rsidR="0052675E" w:rsidRPr="0052675E" w:rsidRDefault="0052675E" w:rsidP="0052675E">
      <w:pPr>
        <w:ind w:left="360"/>
        <w:rPr>
          <w:ins w:id="31" w:author="Edwin Chege" w:date="2025-12-02T16:16:00Z"/>
          <w:lang w:val="en-KE"/>
        </w:rPr>
      </w:pPr>
      <w:ins w:id="32" w:author="Edwin Chege" w:date="2025-12-02T16:16:00Z">
        <w:r w:rsidRPr="0052675E">
          <w:rPr>
            <w:lang w:val="en-KE"/>
          </w:rPr>
          <w:t>Average debt maturity profile and refinancing needs.</w:t>
        </w:r>
      </w:ins>
    </w:p>
    <w:p w14:paraId="08DE6000" w14:textId="77777777" w:rsidR="0052675E" w:rsidRPr="0052675E" w:rsidRDefault="0052675E" w:rsidP="0052675E">
      <w:pPr>
        <w:ind w:left="360"/>
        <w:rPr>
          <w:ins w:id="33" w:author="Edwin Chege" w:date="2025-12-02T16:16:00Z"/>
          <w:lang w:val="en-KE"/>
        </w:rPr>
      </w:pPr>
      <w:ins w:id="34" w:author="Edwin Chege" w:date="2025-12-02T16:16:00Z">
        <w:r w:rsidRPr="0052675E">
          <w:rPr>
            <w:lang w:val="en-KE"/>
          </w:rPr>
          <w:t>Foreign versus domestic ownership of debt.</w:t>
        </w:r>
      </w:ins>
    </w:p>
    <w:p w14:paraId="6002E66D" w14:textId="79A7A7E2" w:rsidR="0052675E" w:rsidRDefault="0052675E" w:rsidP="0052675E">
      <w:pPr>
        <w:ind w:left="360"/>
        <w:rPr>
          <w:ins w:id="35" w:author="Edwin Chege" w:date="2025-12-02T16:16:00Z"/>
        </w:rPr>
      </w:pPr>
    </w:p>
    <w:p w14:paraId="2FE0723A" w14:textId="508AEEEA" w:rsidR="0052675E" w:rsidRDefault="0052675E" w:rsidP="0052675E">
      <w:pPr>
        <w:ind w:left="360"/>
        <w:rPr>
          <w:ins w:id="36" w:author="Edwin Chege" w:date="2025-12-02T16:16:00Z"/>
        </w:rPr>
      </w:pPr>
    </w:p>
    <w:p w14:paraId="7CFC6AA9" w14:textId="77777777" w:rsidR="0052675E" w:rsidRPr="0092122C" w:rsidRDefault="0052675E" w:rsidP="0052675E">
      <w:pPr>
        <w:ind w:left="360"/>
        <w:rPr>
          <w:ins w:id="37" w:author="Edwin Chege" w:date="2025-12-02T16:16:00Z"/>
        </w:rPr>
      </w:pPr>
    </w:p>
    <w:p w14:paraId="15F8E5E9" w14:textId="77777777" w:rsidR="0092122C" w:rsidRDefault="0092122C" w:rsidP="00532CD1"/>
    <w:p w14:paraId="1969F768" w14:textId="77777777" w:rsidR="002D260D" w:rsidRPr="002D260D" w:rsidRDefault="002D260D" w:rsidP="002D260D">
      <w:pPr>
        <w:rPr>
          <w:ins w:id="38" w:author="Edwin Chege" w:date="2025-12-02T16:16:00Z"/>
          <w:lang w:val="en-US"/>
        </w:rPr>
      </w:pPr>
      <w:ins w:id="39" w:author="Edwin Chege" w:date="2025-12-02T16:16:00Z">
        <w:r w:rsidRPr="002D260D">
          <w:rPr>
            <w:lang w:val="en-US"/>
          </w:rPr>
          <w:t>learning</w:t>
        </w:r>
      </w:ins>
    </w:p>
    <w:p w14:paraId="11450DB3" w14:textId="77777777" w:rsidR="002D260D" w:rsidRPr="002D260D" w:rsidRDefault="002D260D" w:rsidP="002D260D">
      <w:pPr>
        <w:rPr>
          <w:ins w:id="40" w:author="Edwin Chege" w:date="2025-12-02T16:16:00Z"/>
          <w:lang w:val="en-KE"/>
        </w:rPr>
      </w:pPr>
      <w:ins w:id="41" w:author="Edwin Chege" w:date="2025-12-02T16:16:00Z">
        <w:r w:rsidRPr="002D260D">
          <w:rPr>
            <w:b/>
            <w:bCs/>
            <w:lang w:val="en-KE"/>
          </w:rPr>
          <w:lastRenderedPageBreak/>
          <w:t>"A+ setups are far more likely to occur from FRESH, untested demand and supply zones."</w:t>
        </w:r>
      </w:ins>
    </w:p>
    <w:p w14:paraId="212B595B" w14:textId="77777777" w:rsidR="002D260D" w:rsidRPr="002D260D" w:rsidRDefault="002D260D" w:rsidP="002D260D">
      <w:pPr>
        <w:rPr>
          <w:ins w:id="42" w:author="Edwin Chege" w:date="2025-12-02T16:16:00Z"/>
          <w:b/>
          <w:bCs/>
          <w:lang w:val="en-KE"/>
        </w:rPr>
      </w:pPr>
      <w:ins w:id="43" w:author="Edwin Chege" w:date="2025-12-02T16:16:00Z">
        <w:r w:rsidRPr="002D260D">
          <w:rPr>
            <w:lang w:val="en-KE"/>
          </w:rPr>
          <w:t>When we see a zone that has been tested multiple times, we must downgrade its quality. Instead of viewing it as a high-probability entry area, we should now view it with suspicion and begin to see it as a potential </w:t>
        </w:r>
        <w:r w:rsidRPr="002D260D">
          <w:rPr>
            <w:b/>
            <w:bCs/>
            <w:lang w:val="en-KE"/>
          </w:rPr>
          <w:t>liquidity target.</w:t>
        </w:r>
      </w:ins>
    </w:p>
    <w:p w14:paraId="170FBCEC" w14:textId="77777777" w:rsidR="002D260D" w:rsidRPr="002D260D" w:rsidRDefault="002D260D" w:rsidP="002D260D">
      <w:pPr>
        <w:rPr>
          <w:ins w:id="44" w:author="Edwin Chege" w:date="2025-12-02T16:16:00Z"/>
          <w:lang w:val="en-KE"/>
        </w:rPr>
      </w:pPr>
    </w:p>
    <w:p w14:paraId="51CF5A70" w14:textId="77777777" w:rsidR="002D260D" w:rsidRPr="002D260D" w:rsidRDefault="002D260D" w:rsidP="002D260D">
      <w:pPr>
        <w:rPr>
          <w:ins w:id="45" w:author="Edwin Chege" w:date="2025-12-02T16:16:00Z"/>
          <w:lang w:val="en-US"/>
        </w:rPr>
      </w:pPr>
    </w:p>
    <w:p w14:paraId="1ACD5714" w14:textId="77777777" w:rsidR="002D260D" w:rsidRPr="002D260D" w:rsidRDefault="002D260D" w:rsidP="002D260D">
      <w:pPr>
        <w:rPr>
          <w:ins w:id="46" w:author="Edwin Chege" w:date="2025-12-02T16:16:00Z"/>
          <w:lang w:val="en-US"/>
        </w:rPr>
      </w:pPr>
    </w:p>
    <w:p w14:paraId="52924C51" w14:textId="77777777" w:rsidR="002D260D" w:rsidRPr="002D260D" w:rsidRDefault="002D260D" w:rsidP="002D260D">
      <w:pPr>
        <w:rPr>
          <w:ins w:id="47" w:author="Edwin Chege" w:date="2025-12-02T16:16:00Z"/>
          <w:lang w:val="en-US"/>
        </w:rPr>
      </w:pPr>
    </w:p>
    <w:p w14:paraId="5186A627" w14:textId="77777777" w:rsidR="002D260D" w:rsidRPr="002D260D" w:rsidRDefault="002D260D" w:rsidP="002D260D">
      <w:pPr>
        <w:numPr>
          <w:ilvl w:val="0"/>
          <w:numId w:val="12"/>
        </w:numPr>
        <w:rPr>
          <w:ins w:id="48" w:author="Edwin Chege" w:date="2025-12-02T16:16:00Z"/>
          <w:lang w:val="en-KE"/>
        </w:rPr>
      </w:pPr>
      <w:ins w:id="49" w:author="Edwin Chege" w:date="2025-12-02T16:16:00Z">
        <w:r w:rsidRPr="002D260D">
          <w:rPr>
            <w:b/>
            <w:bCs/>
            <w:lang w:val="en-KE"/>
          </w:rPr>
          <w:t>Phase 1: The Macro-Divergence Filter</w:t>
        </w:r>
        <w:r w:rsidRPr="002D260D">
          <w:rPr>
            <w:lang w:val="en-KE"/>
          </w:rPr>
          <w:t> (Completed Weekly - Identifies our strategic bias)</w:t>
        </w:r>
      </w:ins>
    </w:p>
    <w:p w14:paraId="35A10122" w14:textId="77777777" w:rsidR="002D260D" w:rsidRPr="002D260D" w:rsidRDefault="002D260D" w:rsidP="002D260D">
      <w:pPr>
        <w:numPr>
          <w:ilvl w:val="0"/>
          <w:numId w:val="12"/>
        </w:numPr>
        <w:rPr>
          <w:ins w:id="50" w:author="Edwin Chege" w:date="2025-12-02T16:16:00Z"/>
          <w:lang w:val="en-KE"/>
        </w:rPr>
      </w:pPr>
      <w:ins w:id="51" w:author="Edwin Chege" w:date="2025-12-02T16:16:00Z">
        <w:r w:rsidRPr="002D260D">
          <w:rPr>
            <w:b/>
            <w:bCs/>
            <w:lang w:val="en-KE"/>
          </w:rPr>
          <w:t>Phase 2: The Sentiment &amp; Volatility Screen</w:t>
        </w:r>
        <w:r w:rsidRPr="002D260D">
          <w:rPr>
            <w:lang w:val="en-KE"/>
          </w:rPr>
          <w:t> (Completed Daily - Narrows down our watchlist)</w:t>
        </w:r>
      </w:ins>
    </w:p>
    <w:p w14:paraId="7CB53C75" w14:textId="77777777" w:rsidR="002D260D" w:rsidRPr="002D260D" w:rsidRDefault="002D260D" w:rsidP="002D260D">
      <w:pPr>
        <w:numPr>
          <w:ilvl w:val="0"/>
          <w:numId w:val="12"/>
        </w:numPr>
        <w:rPr>
          <w:ins w:id="52" w:author="Edwin Chege" w:date="2025-12-02T16:16:00Z"/>
          <w:lang w:val="en-KE"/>
        </w:rPr>
      </w:pPr>
      <w:ins w:id="53" w:author="Edwin Chege" w:date="2025-12-02T16:16:00Z">
        <w:r w:rsidRPr="002D260D">
          <w:rPr>
            <w:b/>
            <w:bCs/>
            <w:lang w:val="en-KE"/>
          </w:rPr>
          <w:t>Phase 2.5: The Final Sentiment Check (RORO Meter)</w:t>
        </w:r>
      </w:ins>
    </w:p>
    <w:p w14:paraId="4FDD3CCE" w14:textId="77777777" w:rsidR="002D260D" w:rsidRPr="002D260D" w:rsidRDefault="002D260D" w:rsidP="002D260D">
      <w:pPr>
        <w:numPr>
          <w:ilvl w:val="1"/>
          <w:numId w:val="12"/>
        </w:numPr>
        <w:rPr>
          <w:ins w:id="54" w:author="Edwin Chege" w:date="2025-12-02T16:16:00Z"/>
          <w:lang w:val="en-KE"/>
        </w:rPr>
      </w:pPr>
      <w:ins w:id="55" w:author="Edwin Chege" w:date="2025-12-02T16:16:00Z">
        <w:r w:rsidRPr="002D260D">
          <w:rPr>
            <w:b/>
            <w:bCs/>
            <w:lang w:val="en-KE"/>
          </w:rPr>
          <w:t>When:</w:t>
        </w:r>
        <w:r w:rsidRPr="002D260D">
          <w:rPr>
            <w:lang w:val="en-KE"/>
          </w:rPr>
          <w:t> Right before starting our technical analysis (Phase 3).</w:t>
        </w:r>
      </w:ins>
    </w:p>
    <w:p w14:paraId="75727EAE" w14:textId="77777777" w:rsidR="002D260D" w:rsidRPr="002D260D" w:rsidRDefault="002D260D" w:rsidP="002D260D">
      <w:pPr>
        <w:numPr>
          <w:ilvl w:val="1"/>
          <w:numId w:val="12"/>
        </w:numPr>
        <w:rPr>
          <w:ins w:id="56" w:author="Edwin Chege" w:date="2025-12-02T16:16:00Z"/>
          <w:lang w:val="en-KE"/>
        </w:rPr>
      </w:pPr>
      <w:ins w:id="57" w:author="Edwin Chege" w:date="2025-12-02T16:16:00Z">
        <w:r w:rsidRPr="002D260D">
          <w:rPr>
            <w:b/>
            <w:bCs/>
            <w:lang w:val="en-KE"/>
          </w:rPr>
          <w:t>Action:</w:t>
        </w:r>
        <w:r w:rsidRPr="002D260D">
          <w:rPr>
            <w:lang w:val="en-KE"/>
          </w:rPr>
          <w:t> Check the live Risk-On / Risk-Off Meter.</w:t>
        </w:r>
      </w:ins>
    </w:p>
    <w:p w14:paraId="4472BCDE" w14:textId="77777777" w:rsidR="002D260D" w:rsidRPr="002D260D" w:rsidRDefault="002D260D" w:rsidP="002D260D">
      <w:pPr>
        <w:numPr>
          <w:ilvl w:val="1"/>
          <w:numId w:val="12"/>
        </w:numPr>
        <w:rPr>
          <w:ins w:id="58" w:author="Edwin Chege" w:date="2025-12-02T16:16:00Z"/>
          <w:lang w:val="en-KE"/>
        </w:rPr>
      </w:pPr>
      <w:ins w:id="59" w:author="Edwin Chege" w:date="2025-12-02T16:16:00Z">
        <w:r w:rsidRPr="002D260D">
          <w:rPr>
            <w:b/>
            <w:bCs/>
            <w:lang w:val="en-KE"/>
          </w:rPr>
          <w:t>Rule Set:</w:t>
        </w:r>
      </w:ins>
    </w:p>
    <w:p w14:paraId="00C45A9B" w14:textId="1478C8C3" w:rsidR="002D260D" w:rsidRPr="002D260D" w:rsidRDefault="002D260D" w:rsidP="002D260D">
      <w:pPr>
        <w:numPr>
          <w:ilvl w:val="2"/>
          <w:numId w:val="12"/>
        </w:numPr>
        <w:rPr>
          <w:ins w:id="60" w:author="Edwin Chege" w:date="2025-12-02T16:16:00Z"/>
          <w:lang w:val="en-KE"/>
        </w:rPr>
      </w:pPr>
      <w:ins w:id="61" w:author="Edwin Chege" w:date="2025-12-02T16:16:00Z">
        <w:r w:rsidRPr="002D260D">
          <w:rPr>
            <w:b/>
            <w:bCs/>
            <w:lang w:val="en-KE"/>
          </w:rPr>
          <w:t>If our bias is to go LONG a Risk-On Pair (e.g., GBP/JPY, AUD/JPY, NZD/USD):</w:t>
        </w:r>
        <w:r w:rsidRPr="002D260D">
          <w:rPr>
            <w:lang w:val="en-KE"/>
          </w:rPr>
          <w:t xml:space="preserve"> The meter should be in "Risk-On" or at least "Neutral". If the meter shows </w:t>
        </w:r>
      </w:ins>
      <w:r w:rsidR="00B71F6F">
        <w:rPr>
          <w:lang w:val="en-KE"/>
        </w:rPr>
        <w:t xml:space="preserve">a </w:t>
      </w:r>
      <w:ins w:id="62" w:author="Edwin Chege" w:date="2025-12-02T16:16:00Z">
        <w:r w:rsidRPr="002D260D">
          <w:rPr>
            <w:lang w:val="en-KE"/>
          </w:rPr>
          <w:t>strong "Risk-Off", the setup is </w:t>
        </w:r>
        <w:r w:rsidRPr="002D260D">
          <w:rPr>
            <w:b/>
            <w:bCs/>
            <w:lang w:val="en-KE"/>
          </w:rPr>
          <w:t>VETOED</w:t>
        </w:r>
        <w:r w:rsidRPr="002D260D">
          <w:rPr>
            <w:lang w:val="en-KE"/>
          </w:rPr>
          <w:t> for the day. We do not take the trade.</w:t>
        </w:r>
      </w:ins>
    </w:p>
    <w:p w14:paraId="07D4AA81" w14:textId="77777777" w:rsidR="002D260D" w:rsidRPr="002D260D" w:rsidRDefault="002D260D" w:rsidP="002D260D">
      <w:pPr>
        <w:numPr>
          <w:ilvl w:val="2"/>
          <w:numId w:val="12"/>
        </w:numPr>
        <w:rPr>
          <w:ins w:id="63" w:author="Edwin Chege" w:date="2025-12-02T16:16:00Z"/>
          <w:lang w:val="en-KE"/>
        </w:rPr>
      </w:pPr>
      <w:ins w:id="64" w:author="Edwin Chege" w:date="2025-12-02T16:16:00Z">
        <w:r w:rsidRPr="002D260D">
          <w:rPr>
            <w:b/>
            <w:bCs/>
            <w:lang w:val="en-KE"/>
          </w:rPr>
          <w:lastRenderedPageBreak/>
          <w:t>If our bias is to go SHORT a Risk-On Pair:</w:t>
        </w:r>
        <w:r w:rsidRPr="002D260D">
          <w:rPr>
            <w:lang w:val="en-KE"/>
          </w:rPr>
          <w:t> The meter must be "Risk-Off" or "Neutral". A strong "Risk-On" reading is a </w:t>
        </w:r>
        <w:r w:rsidRPr="002D260D">
          <w:rPr>
            <w:b/>
            <w:bCs/>
            <w:lang w:val="en-KE"/>
          </w:rPr>
          <w:t>VETO</w:t>
        </w:r>
        <w:r w:rsidRPr="002D260D">
          <w:rPr>
            <w:lang w:val="en-KE"/>
          </w:rPr>
          <w:t>.</w:t>
        </w:r>
      </w:ins>
    </w:p>
    <w:p w14:paraId="049DC134" w14:textId="77777777" w:rsidR="002D260D" w:rsidRPr="002D260D" w:rsidRDefault="002D260D" w:rsidP="002D260D">
      <w:pPr>
        <w:numPr>
          <w:ilvl w:val="2"/>
          <w:numId w:val="12"/>
        </w:numPr>
        <w:rPr>
          <w:ins w:id="65" w:author="Edwin Chege" w:date="2025-12-02T16:16:00Z"/>
          <w:lang w:val="en-KE"/>
        </w:rPr>
      </w:pPr>
      <w:ins w:id="66" w:author="Edwin Chege" w:date="2025-12-02T16:16:00Z">
        <w:r w:rsidRPr="002D260D">
          <w:rPr>
            <w:b/>
            <w:bCs/>
            <w:lang w:val="en-KE"/>
          </w:rPr>
          <w:t>If our bias is to go LONG a Safe-Haven Pair (e.g., USD/JPY, USD/CHF):</w:t>
        </w:r>
        <w:r w:rsidRPr="002D260D">
          <w:rPr>
            <w:lang w:val="en-KE"/>
          </w:rPr>
          <w:t> The meter should be "Risk-Off" or "Neutral". A strong "Risk-On" reading is a </w:t>
        </w:r>
        <w:r w:rsidRPr="002D260D">
          <w:rPr>
            <w:b/>
            <w:bCs/>
            <w:lang w:val="en-KE"/>
          </w:rPr>
          <w:t>VETO</w:t>
        </w:r>
        <w:r w:rsidRPr="002D260D">
          <w:rPr>
            <w:lang w:val="en-KE"/>
          </w:rPr>
          <w:t>.</w:t>
        </w:r>
      </w:ins>
    </w:p>
    <w:p w14:paraId="3309988F" w14:textId="77777777" w:rsidR="002D260D" w:rsidRPr="002D260D" w:rsidRDefault="002D260D" w:rsidP="002D260D">
      <w:pPr>
        <w:numPr>
          <w:ilvl w:val="0"/>
          <w:numId w:val="12"/>
        </w:numPr>
        <w:rPr>
          <w:ins w:id="67" w:author="Edwin Chege" w:date="2025-12-02T16:16:00Z"/>
          <w:lang w:val="en-KE"/>
        </w:rPr>
      </w:pPr>
      <w:ins w:id="68" w:author="Edwin Chege" w:date="2025-12-02T16:16:00Z">
        <w:r w:rsidRPr="002D260D">
          <w:rPr>
            <w:b/>
            <w:bCs/>
            <w:lang w:val="en-KE"/>
          </w:rPr>
          <w:t>Phase 3: Final Watchlist &amp; Technical Execution</w:t>
        </w:r>
        <w:r w:rsidRPr="002D260D">
          <w:rPr>
            <w:lang w:val="en-KE"/>
          </w:rPr>
          <w:t> (Only proceed if Phase 2.5 gives the green light)</w:t>
        </w:r>
      </w:ins>
    </w:p>
    <w:p w14:paraId="59173C18" w14:textId="66EB4705" w:rsidR="00532CD1" w:rsidRDefault="00532CD1" w:rsidP="00532CD1"/>
    <w:p w14:paraId="40EAB61A" w14:textId="77777777" w:rsidR="00532CD1" w:rsidRDefault="00274D3F" w:rsidP="00532CD1">
      <w:ins w:id="69" w:author="Edwin Chege" w:date="2025-12-02T16:16:00Z">
        <w:r w:rsidRPr="00274D3F">
          <w:t>The bond market is often called the "smart money" because it reacts to macroeconomic shifts faster and more rationally than the stock market.</w:t>
        </w:r>
      </w:ins>
    </w:p>
    <w:p w14:paraId="77C38477" w14:textId="77777777" w:rsidR="00532CD1" w:rsidRDefault="00532CD1" w:rsidP="00532CD1"/>
    <w:p w14:paraId="6275E0A5" w14:textId="77777777" w:rsidR="00532CD1" w:rsidRDefault="00532CD1" w:rsidP="00532CD1"/>
    <w:p w14:paraId="229F5363" w14:textId="3D976BD0" w:rsidR="00C8695C" w:rsidRDefault="00C8695C" w:rsidP="00532CD1">
      <w:pPr>
        <w:rPr>
          <w:ins w:id="70" w:author="Edwin Chege" w:date="2025-12-02T16:16:00Z"/>
        </w:rPr>
      </w:pPr>
      <w:ins w:id="71" w:author="Edwin Chege" w:date="2025-12-02T16:16:00Z">
        <w:r>
          <w:t xml:space="preserve">New Question: Can my </w:t>
        </w:r>
      </w:ins>
      <w:r w:rsidR="00B71F6F">
        <w:t>AI have inbuilt pattern recognition</w:t>
      </w:r>
      <w:ins w:id="72" w:author="Edwin Chege" w:date="2025-12-02T16:16:00Z">
        <w:r>
          <w:t xml:space="preserve"> of the various patterns?</w:t>
        </w:r>
      </w:ins>
    </w:p>
    <w:p w14:paraId="17C0EA54" w14:textId="5EEA5E6C" w:rsidR="00E1525B" w:rsidRDefault="00E1525B" w:rsidP="00532CD1">
      <w:pPr>
        <w:rPr>
          <w:ins w:id="73" w:author="Edwin Chege" w:date="2025-12-02T16:16:00Z"/>
        </w:rPr>
      </w:pPr>
    </w:p>
    <w:p w14:paraId="6831B8A8" w14:textId="7B59CDC8" w:rsidR="00E1525B" w:rsidRDefault="00E1525B" w:rsidP="00E1525B">
      <w:pPr>
        <w:pStyle w:val="NormalWeb"/>
        <w:rPr>
          <w:ins w:id="74" w:author="Edwin Chege" w:date="2025-12-02T16:16:00Z"/>
        </w:rPr>
      </w:pPr>
      <w:ins w:id="75" w:author="Edwin Chege" w:date="2025-12-02T16:16:00Z">
        <w:r>
          <w:rPr>
            <w:b/>
            <w:bCs/>
          </w:rPr>
          <w:t xml:space="preserve">It is difficult and often expensive to access the full, </w:t>
        </w:r>
      </w:ins>
      <w:r w:rsidR="00B71F6F">
        <w:rPr>
          <w:b/>
          <w:bCs/>
        </w:rPr>
        <w:t>centralised order book data, especially in Forex, but there are increasingly viable proxies and specialised</w:t>
      </w:r>
      <w:ins w:id="76" w:author="Edwin Chege" w:date="2025-12-02T16:16:00Z">
        <w:r>
          <w:rPr>
            <w:b/>
            <w:bCs/>
          </w:rPr>
          <w:t xml:space="preserve"> platforms.</w:t>
        </w:r>
      </w:ins>
    </w:p>
    <w:p w14:paraId="5685EFBA" w14:textId="3DAC3C04" w:rsidR="00E1525B" w:rsidRDefault="00E1525B" w:rsidP="00E1525B">
      <w:pPr>
        <w:pStyle w:val="NormalWeb"/>
        <w:rPr>
          <w:ins w:id="77" w:author="Edwin Chege" w:date="2025-12-02T16:16:00Z"/>
        </w:rPr>
      </w:pPr>
      <w:ins w:id="78" w:author="Edwin Chege" w:date="2025-12-02T16:16:00Z">
        <w:r>
          <w:t xml:space="preserve">Here is a breakdown of how you can access this type of information, focusing on the distinction between </w:t>
        </w:r>
      </w:ins>
      <w:r w:rsidR="00B71F6F">
        <w:t>centralised</w:t>
      </w:r>
      <w:ins w:id="79" w:author="Edwin Chege" w:date="2025-12-02T16:16:00Z">
        <w:r>
          <w:t xml:space="preserve"> and </w:t>
        </w:r>
      </w:ins>
      <w:r w:rsidR="00B71F6F">
        <w:t>decentralised</w:t>
      </w:r>
      <w:ins w:id="80" w:author="Edwin Chege" w:date="2025-12-02T16:16:00Z">
        <w:r>
          <w:t xml:space="preserve"> markets:</w:t>
        </w:r>
      </w:ins>
    </w:p>
    <w:p w14:paraId="6B4AA595" w14:textId="3225D37D" w:rsidR="00E1525B" w:rsidRDefault="00E1525B" w:rsidP="00E1525B">
      <w:pPr>
        <w:pStyle w:val="Heading3"/>
        <w:rPr>
          <w:ins w:id="81" w:author="Edwin Chege" w:date="2025-12-02T16:16:00Z"/>
        </w:rPr>
      </w:pPr>
      <w:ins w:id="82" w:author="Edwin Chege" w:date="2025-12-02T16:16:00Z">
        <w:r>
          <w:t xml:space="preserve">1. The Core Challenge: </w:t>
        </w:r>
      </w:ins>
      <w:r w:rsidR="00B71F6F">
        <w:t>Centralisation</w:t>
      </w:r>
    </w:p>
    <w:p w14:paraId="29BF3E5D" w14:textId="308031C0" w:rsidR="00E1525B" w:rsidRDefault="00E1525B" w:rsidP="00E1525B">
      <w:pPr>
        <w:pStyle w:val="NormalWeb"/>
        <w:numPr>
          <w:ilvl w:val="0"/>
          <w:numId w:val="15"/>
        </w:numPr>
        <w:rPr>
          <w:ins w:id="83" w:author="Edwin Chege" w:date="2025-12-02T16:16:00Z"/>
        </w:rPr>
      </w:pPr>
      <w:ins w:id="84" w:author="Edwin Chege" w:date="2025-12-02T16:16:00Z">
        <w:r>
          <w:rPr>
            <w:b/>
            <w:bCs/>
          </w:rPr>
          <w:t>Futures &amp; Stocks (</w:t>
        </w:r>
      </w:ins>
      <w:r w:rsidR="00B71F6F">
        <w:rPr>
          <w:b/>
          <w:bCs/>
        </w:rPr>
        <w:t>Centralised</w:t>
      </w:r>
      <w:ins w:id="85" w:author="Edwin Chege" w:date="2025-12-02T16:16:00Z">
        <w:r>
          <w:rPr>
            <w:b/>
            <w:bCs/>
          </w:rPr>
          <w:t>):</w:t>
        </w:r>
        <w:r>
          <w:t xml:space="preserve"> For markets like E-</w:t>
        </w:r>
        <w:proofErr w:type="gramStart"/>
        <w:r>
          <w:t>mini S</w:t>
        </w:r>
        <w:proofErr w:type="gramEnd"/>
        <w:r>
          <w:t xml:space="preserve">&amp;P 500 futures (ES) or stocks (AAPL), all orders go through a central exchange (e.g., CME, NYSE). Brokers can easily access and sell this </w:t>
        </w:r>
        <w:r>
          <w:rPr>
            <w:b/>
            <w:bCs/>
          </w:rPr>
          <w:t>full Level II / DOM</w:t>
        </w:r>
        <w:r>
          <w:t xml:space="preserve"> data to you. </w:t>
        </w:r>
        <w:r>
          <w:rPr>
            <w:i/>
            <w:iCs/>
          </w:rPr>
          <w:t>This is where order flow trading is most common.</w:t>
        </w:r>
      </w:ins>
    </w:p>
    <w:p w14:paraId="28C84BBB" w14:textId="04FBB3AD" w:rsidR="00E1525B" w:rsidRDefault="00E1525B" w:rsidP="00E1525B">
      <w:pPr>
        <w:pStyle w:val="NormalWeb"/>
        <w:numPr>
          <w:ilvl w:val="0"/>
          <w:numId w:val="15"/>
        </w:numPr>
        <w:rPr>
          <w:ins w:id="86" w:author="Edwin Chege" w:date="2025-12-02T16:16:00Z"/>
        </w:rPr>
      </w:pPr>
      <w:ins w:id="87" w:author="Edwin Chege" w:date="2025-12-02T16:16:00Z">
        <w:r>
          <w:rPr>
            <w:b/>
            <w:bCs/>
          </w:rPr>
          <w:t>Spot Forex (</w:t>
        </w:r>
      </w:ins>
      <w:r w:rsidR="00B71F6F">
        <w:rPr>
          <w:b/>
          <w:bCs/>
        </w:rPr>
        <w:t>Decentralised): The spot Forex market is decentralised</w:t>
      </w:r>
      <w:ins w:id="88" w:author="Edwin Chege" w:date="2025-12-02T16:16:00Z">
        <w:r>
          <w:t xml:space="preserve"> (Over-The-Counter or OTC). There is no single exchange. The "order book" is spread across </w:t>
        </w:r>
        <w:r>
          <w:lastRenderedPageBreak/>
          <w:t xml:space="preserve">dozens of major banks. Therefore, a single retail broker </w:t>
        </w:r>
        <w:r>
          <w:rPr>
            <w:b/>
            <w:bCs/>
          </w:rPr>
          <w:t>cannot</w:t>
        </w:r>
        <w:r>
          <w:t xml:space="preserve"> provide you with the </w:t>
        </w:r>
        <w:r>
          <w:rPr>
            <w:i/>
            <w:iCs/>
          </w:rPr>
          <w:t>full</w:t>
        </w:r>
        <w:r>
          <w:t xml:space="preserve"> global order book.</w:t>
        </w:r>
      </w:ins>
    </w:p>
    <w:p w14:paraId="270E0586" w14:textId="77777777" w:rsidR="00E1525B" w:rsidRDefault="00E1525B" w:rsidP="00E1525B">
      <w:pPr>
        <w:pStyle w:val="Heading3"/>
        <w:rPr>
          <w:ins w:id="89" w:author="Edwin Chege" w:date="2025-12-02T16:16:00Z"/>
        </w:rPr>
      </w:pPr>
      <w:ins w:id="90" w:author="Edwin Chege" w:date="2025-12-02T16:16:00Z">
        <w:r>
          <w:t>2. Accessing the Data (Your Options)</w:t>
        </w:r>
      </w:ins>
    </w:p>
    <w:p w14:paraId="5FF6AF2F" w14:textId="77777777" w:rsidR="00E1525B" w:rsidRDefault="00E1525B" w:rsidP="00E1525B">
      <w:pPr>
        <w:pStyle w:val="NormalWeb"/>
        <w:rPr>
          <w:ins w:id="91" w:author="Edwin Chege" w:date="2025-12-02T16:16:00Z"/>
        </w:rPr>
      </w:pPr>
      <w:ins w:id="92" w:author="Edwin Chege" w:date="2025-12-02T16:16:00Z">
        <w:r>
          <w:t>Since you are building a system, your options fall into two categories:</w:t>
        </w:r>
      </w:ins>
    </w:p>
    <w:p w14:paraId="15AB7F2F" w14:textId="5939B184" w:rsidR="00E1525B" w:rsidRDefault="00E1525B" w:rsidP="00E1525B">
      <w:pPr>
        <w:pStyle w:val="Heading4"/>
        <w:rPr>
          <w:ins w:id="93" w:author="Edwin Chege" w:date="2025-12-02T16:16:00Z"/>
        </w:rPr>
      </w:pPr>
      <w:ins w:id="94" w:author="Edwin Chege" w:date="2025-12-02T16:16:00Z">
        <w:r>
          <w:t xml:space="preserve">A. </w:t>
        </w:r>
      </w:ins>
      <w:r w:rsidR="00B71F6F">
        <w:t>Centralised</w:t>
      </w:r>
      <w:ins w:id="95" w:author="Edwin Chege" w:date="2025-12-02T16:16:00Z">
        <w:r>
          <w:t xml:space="preserve"> Market Tools (The Most Detailed Data)</w:t>
        </w:r>
      </w:ins>
    </w:p>
    <w:p w14:paraId="6F3AF122" w14:textId="77777777" w:rsidR="00E1525B" w:rsidRDefault="00E1525B" w:rsidP="00E1525B">
      <w:pPr>
        <w:pStyle w:val="NormalWeb"/>
        <w:rPr>
          <w:ins w:id="96" w:author="Edwin Chege" w:date="2025-12-02T16:16:00Z"/>
        </w:rPr>
      </w:pPr>
      <w:ins w:id="97" w:author="Edwin Chege" w:date="2025-12-02T16:16:00Z">
        <w:r>
          <w:t xml:space="preserve">If you are serious about order flow analysis, the clearest data is found in </w:t>
        </w:r>
        <w:r>
          <w:rPr>
            <w:b/>
            <w:bCs/>
          </w:rPr>
          <w:t>Futures</w:t>
        </w:r>
        <w:r>
          <w:t xml:space="preserve"> markets, which you can trade on platforms like </w:t>
        </w:r>
        <w:proofErr w:type="spellStart"/>
        <w:r>
          <w:rPr>
            <w:b/>
            <w:bCs/>
          </w:rPr>
          <w:t>NinjaTrader</w:t>
        </w:r>
        <w:proofErr w:type="spellEnd"/>
        <w:r>
          <w:t xml:space="preserve"> or </w:t>
        </w:r>
        <w:r>
          <w:rPr>
            <w:b/>
            <w:bCs/>
          </w:rPr>
          <w:t>Sierra Chart</w:t>
        </w:r>
        <w:r>
          <w:t>.</w:t>
        </w:r>
      </w:ins>
    </w:p>
    <w:p w14:paraId="434194FF" w14:textId="77777777" w:rsidR="00E1525B" w:rsidRDefault="00E1525B" w:rsidP="00E1525B">
      <w:pPr>
        <w:pStyle w:val="NormalWeb"/>
        <w:numPr>
          <w:ilvl w:val="0"/>
          <w:numId w:val="16"/>
        </w:numPr>
        <w:rPr>
          <w:ins w:id="98" w:author="Edwin Chege" w:date="2025-12-02T16:16:00Z"/>
        </w:rPr>
      </w:pPr>
      <w:ins w:id="99" w:author="Edwin Chege" w:date="2025-12-02T16:16:00Z">
        <w:r>
          <w:rPr>
            <w:b/>
            <w:bCs/>
          </w:rPr>
          <w:t>DOM / Level II:</w:t>
        </w:r>
        <w:r>
          <w:t xml:space="preserve"> These platforms integrate the live order book from the exchanges (CME, etc.). You can see the clusters of limit orders (the "walls" of resting liquidity).</w:t>
        </w:r>
      </w:ins>
    </w:p>
    <w:p w14:paraId="45FDC6FD" w14:textId="6880D65F" w:rsidR="00E1525B" w:rsidRDefault="00E1525B" w:rsidP="00E1525B">
      <w:pPr>
        <w:pStyle w:val="NormalWeb"/>
        <w:numPr>
          <w:ilvl w:val="0"/>
          <w:numId w:val="16"/>
        </w:numPr>
        <w:rPr>
          <w:ins w:id="100" w:author="Edwin Chege" w:date="2025-12-02T16:16:00Z"/>
        </w:rPr>
      </w:pPr>
      <w:ins w:id="101" w:author="Edwin Chege" w:date="2025-12-02T16:16:00Z">
        <w:r>
          <w:rPr>
            <w:b/>
            <w:bCs/>
          </w:rPr>
          <w:t>Footprint Charts:</w:t>
        </w:r>
        <w:r>
          <w:t xml:space="preserve"> These are </w:t>
        </w:r>
      </w:ins>
      <w:r w:rsidR="00B71F6F">
        <w:t>specialised chart types that overlay the exact volume (how many contracts were bought vs</w:t>
      </w:r>
      <w:ins w:id="102" w:author="Edwin Chege" w:date="2025-12-02T16:16:00Z">
        <w:r>
          <w:t xml:space="preserve"> sold) inside each candle. This is how you visually spot "absorption" in real-time.</w:t>
        </w:r>
      </w:ins>
    </w:p>
    <w:p w14:paraId="33C7B546" w14:textId="77777777" w:rsidR="00E1525B" w:rsidRDefault="00E1525B" w:rsidP="00E1525B">
      <w:pPr>
        <w:pStyle w:val="NormalWeb"/>
        <w:numPr>
          <w:ilvl w:val="0"/>
          <w:numId w:val="16"/>
        </w:numPr>
        <w:rPr>
          <w:ins w:id="103" w:author="Edwin Chege" w:date="2025-12-02T16:16:00Z"/>
        </w:rPr>
      </w:pPr>
      <w:ins w:id="104" w:author="Edwin Chege" w:date="2025-12-02T16:16:00Z">
        <w:r>
          <w:rPr>
            <w:b/>
            <w:bCs/>
          </w:rPr>
          <w:t>Cost:</w:t>
        </w:r>
        <w:r>
          <w:t xml:space="preserve"> Accessing this real-time data usually requires a monthly fee (e.g., $40–$100 per month, plus potential fees per contract/exchange), or it is bundled with a lifetime license for the trading platform.</w:t>
        </w:r>
      </w:ins>
    </w:p>
    <w:p w14:paraId="0F81FE59" w14:textId="77777777" w:rsidR="00E1525B" w:rsidRDefault="00E1525B" w:rsidP="00E1525B">
      <w:pPr>
        <w:pStyle w:val="Heading4"/>
        <w:rPr>
          <w:ins w:id="105" w:author="Edwin Chege" w:date="2025-12-02T16:16:00Z"/>
        </w:rPr>
      </w:pPr>
      <w:ins w:id="106" w:author="Edwin Chege" w:date="2025-12-02T16:16:00Z">
        <w:r>
          <w:t>B. Forex Proxies (The Practical Retail Solution)</w:t>
        </w:r>
      </w:ins>
    </w:p>
    <w:p w14:paraId="09074D7D" w14:textId="0936B47C" w:rsidR="00E1525B" w:rsidRDefault="00E1525B" w:rsidP="00E1525B">
      <w:pPr>
        <w:pStyle w:val="NormalWeb"/>
        <w:rPr>
          <w:ins w:id="107" w:author="Edwin Chege" w:date="2025-12-02T16:16:00Z"/>
        </w:rPr>
      </w:pPr>
      <w:ins w:id="108" w:author="Edwin Chege" w:date="2025-12-02T16:16:00Z">
        <w:r>
          <w:t xml:space="preserve">For spot Forex, you rely on </w:t>
        </w:r>
      </w:ins>
      <w:r w:rsidR="00B71F6F">
        <w:t>specialised</w:t>
      </w:r>
      <w:ins w:id="109" w:author="Edwin Chege" w:date="2025-12-02T16:16:00Z">
        <w:r>
          <w:t xml:space="preserve"> tools and broker data:</w:t>
        </w:r>
      </w:ins>
    </w:p>
    <w:p w14:paraId="78346DE1" w14:textId="77777777" w:rsidR="00E1525B" w:rsidRDefault="00E1525B" w:rsidP="00E1525B">
      <w:pPr>
        <w:pStyle w:val="NormalWeb"/>
        <w:numPr>
          <w:ilvl w:val="0"/>
          <w:numId w:val="17"/>
        </w:numPr>
        <w:rPr>
          <w:ins w:id="110" w:author="Edwin Chege" w:date="2025-12-02T16:16:00Z"/>
        </w:rPr>
      </w:pPr>
      <w:ins w:id="111" w:author="Edwin Chege" w:date="2025-12-02T16:16:00Z">
        <w:r>
          <w:rPr>
            <w:b/>
            <w:bCs/>
          </w:rPr>
          <w:t xml:space="preserve">Broker-Provided </w:t>
        </w:r>
        <w:proofErr w:type="spellStart"/>
        <w:r>
          <w:rPr>
            <w:b/>
            <w:bCs/>
          </w:rPr>
          <w:t>DoM</w:t>
        </w:r>
        <w:proofErr w:type="spellEnd"/>
        <w:r>
          <w:rPr>
            <w:b/>
            <w:bCs/>
          </w:rPr>
          <w:t>:</w:t>
        </w:r>
        <w:r>
          <w:t xml:space="preserve"> Some ECN (Electronic Communication Network) Forex brokers (like those using </w:t>
        </w:r>
        <w:proofErr w:type="spellStart"/>
        <w:r>
          <w:rPr>
            <w:b/>
            <w:bCs/>
          </w:rPr>
          <w:t>cTrader</w:t>
        </w:r>
        <w:proofErr w:type="spellEnd"/>
        <w:r>
          <w:t xml:space="preserve"> or certain platforms from </w:t>
        </w:r>
        <w:r>
          <w:rPr>
            <w:b/>
            <w:bCs/>
          </w:rPr>
          <w:t>FXCM</w:t>
        </w:r>
        <w:r>
          <w:t xml:space="preserve">) can provide a </w:t>
        </w:r>
        <w:r>
          <w:rPr>
            <w:b/>
            <w:bCs/>
          </w:rPr>
          <w:t>partial Depth of Market (</w:t>
        </w:r>
        <w:proofErr w:type="spellStart"/>
        <w:r>
          <w:rPr>
            <w:b/>
            <w:bCs/>
          </w:rPr>
          <w:t>DoM</w:t>
        </w:r>
        <w:proofErr w:type="spellEnd"/>
        <w:r>
          <w:rPr>
            <w:b/>
            <w:bCs/>
          </w:rPr>
          <w:t>)</w:t>
        </w:r>
        <w:r>
          <w:t xml:space="preserve">, showing the liquidity available from their own liquidity providers (LPs). While not the </w:t>
        </w:r>
        <w:r>
          <w:rPr>
            <w:i/>
            <w:iCs/>
          </w:rPr>
          <w:t>full</w:t>
        </w:r>
        <w:r>
          <w:t xml:space="preserve"> market, it's a good proxy for local supply and demand.</w:t>
        </w:r>
      </w:ins>
    </w:p>
    <w:p w14:paraId="0E6836CB" w14:textId="769EB7D1" w:rsidR="00E1525B" w:rsidRDefault="00E1525B" w:rsidP="00E1525B">
      <w:pPr>
        <w:pStyle w:val="NormalWeb"/>
        <w:numPr>
          <w:ilvl w:val="1"/>
          <w:numId w:val="17"/>
        </w:numPr>
        <w:rPr>
          <w:ins w:id="112" w:author="Edwin Chege" w:date="2025-12-02T16:16:00Z"/>
        </w:rPr>
      </w:pPr>
      <w:proofErr w:type="spellStart"/>
      <w:ins w:id="113" w:author="Edwin Chege" w:date="2025-12-02T16:16:00Z">
        <w:r>
          <w:rPr>
            <w:b/>
            <w:bCs/>
          </w:rPr>
          <w:t>cTrader</w:t>
        </w:r>
        <w:proofErr w:type="spellEnd"/>
        <w:r>
          <w:rPr>
            <w:b/>
            <w:bCs/>
          </w:rPr>
          <w:t>:</w:t>
        </w:r>
        <w:r>
          <w:t xml:space="preserve"> Offers a built-in Market Depth Ladder that </w:t>
        </w:r>
      </w:ins>
      <w:r w:rsidR="00B71F6F">
        <w:t>visualises</w:t>
      </w:r>
      <w:ins w:id="114" w:author="Edwin Chege" w:date="2025-12-02T16:16:00Z">
        <w:r>
          <w:t xml:space="preserve"> order-book liquidity right on the chart.</w:t>
        </w:r>
      </w:ins>
    </w:p>
    <w:p w14:paraId="4F0ACC82" w14:textId="77777777" w:rsidR="00E1525B" w:rsidRDefault="00E1525B" w:rsidP="00E1525B">
      <w:pPr>
        <w:pStyle w:val="NormalWeb"/>
        <w:numPr>
          <w:ilvl w:val="0"/>
          <w:numId w:val="17"/>
        </w:numPr>
        <w:rPr>
          <w:ins w:id="115" w:author="Edwin Chege" w:date="2025-12-02T16:16:00Z"/>
        </w:rPr>
      </w:pPr>
      <w:ins w:id="116" w:author="Edwin Chege" w:date="2025-12-02T16:16:00Z">
        <w:r>
          <w:rPr>
            <w:b/>
            <w:bCs/>
          </w:rPr>
          <w:t>Order Flow Indicators/Tools:</w:t>
        </w:r>
      </w:ins>
    </w:p>
    <w:p w14:paraId="6C546AFE" w14:textId="3F6B0858" w:rsidR="00E1525B" w:rsidRDefault="00E1525B" w:rsidP="00E1525B">
      <w:pPr>
        <w:pStyle w:val="NormalWeb"/>
        <w:numPr>
          <w:ilvl w:val="1"/>
          <w:numId w:val="17"/>
        </w:numPr>
        <w:rPr>
          <w:ins w:id="117" w:author="Edwin Chege" w:date="2025-12-02T16:16:00Z"/>
        </w:rPr>
      </w:pPr>
      <w:ins w:id="118" w:author="Edwin Chege" w:date="2025-12-02T16:16:00Z">
        <w:r>
          <w:rPr>
            <w:b/>
            <w:bCs/>
          </w:rPr>
          <w:t>Volume Delta:</w:t>
        </w:r>
        <w:r>
          <w:t xml:space="preserve"> Indicators that calculate the difference between executed buy volume (volume hitting the ask) and executed sell volume (volume hitting the bid). A sharp drop in Delta when </w:t>
        </w:r>
      </w:ins>
      <w:r w:rsidR="00B71F6F">
        <w:t xml:space="preserve">the </w:t>
      </w:r>
      <w:ins w:id="119" w:author="Edwin Chege" w:date="2025-12-02T16:16:00Z">
        <w:r>
          <w:t>price is rising, for example, is a strong sign of exhaustion/absorption.</w:t>
        </w:r>
      </w:ins>
    </w:p>
    <w:p w14:paraId="7D999552" w14:textId="77777777" w:rsidR="00E1525B" w:rsidRDefault="00E1525B" w:rsidP="00E1525B">
      <w:pPr>
        <w:pStyle w:val="NormalWeb"/>
        <w:numPr>
          <w:ilvl w:val="1"/>
          <w:numId w:val="17"/>
        </w:numPr>
        <w:rPr>
          <w:ins w:id="120" w:author="Edwin Chege" w:date="2025-12-02T16:16:00Z"/>
        </w:rPr>
      </w:pPr>
      <w:ins w:id="121" w:author="Edwin Chege" w:date="2025-12-02T16:16:00Z">
        <w:r>
          <w:rPr>
            <w:b/>
            <w:bCs/>
          </w:rPr>
          <w:t>Commitment of Traders (COT) Report:</w:t>
        </w:r>
        <w:r>
          <w:t xml:space="preserve"> While delayed (weekly), this shows the </w:t>
        </w:r>
        <w:r>
          <w:rPr>
            <w:i/>
            <w:iCs/>
          </w:rPr>
          <w:t>net positions</w:t>
        </w:r>
        <w:r>
          <w:t xml:space="preserve"> of large institutions in the </w:t>
        </w:r>
        <w:r>
          <w:rPr>
            <w:i/>
            <w:iCs/>
          </w:rPr>
          <w:t>Futures</w:t>
        </w:r>
        <w:r>
          <w:t xml:space="preserve"> market, which acts as a macro-filter for the underlying spot Forex market.</w:t>
        </w:r>
      </w:ins>
    </w:p>
    <w:p w14:paraId="08025F28" w14:textId="77777777" w:rsidR="00E1525B" w:rsidRDefault="00E1525B" w:rsidP="00E1525B">
      <w:pPr>
        <w:pStyle w:val="Heading3"/>
        <w:rPr>
          <w:ins w:id="122" w:author="Edwin Chege" w:date="2025-12-02T16:16:00Z"/>
        </w:rPr>
      </w:pPr>
      <w:ins w:id="123" w:author="Edwin Chege" w:date="2025-12-02T16:16:00Z">
        <w:r>
          <w:lastRenderedPageBreak/>
          <w:t>Summary for Your System</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671"/>
        <w:gridCol w:w="2166"/>
        <w:gridCol w:w="2834"/>
      </w:tblGrid>
      <w:tr w:rsidR="00E1525B" w14:paraId="1C53164F" w14:textId="77777777" w:rsidTr="00E1525B">
        <w:trPr>
          <w:tblHeader/>
          <w:tblCellSpacing w:w="15" w:type="dxa"/>
          <w:ins w:id="124" w:author="Edwin Chege" w:date="2025-12-02T16:16:00Z"/>
        </w:trPr>
        <w:tc>
          <w:tcPr>
            <w:tcW w:w="0" w:type="auto"/>
            <w:tcBorders>
              <w:top w:val="single" w:sz="6" w:space="0" w:color="auto"/>
              <w:left w:val="single" w:sz="6" w:space="0" w:color="auto"/>
              <w:bottom w:val="single" w:sz="6" w:space="0" w:color="auto"/>
              <w:right w:val="single" w:sz="6" w:space="0" w:color="auto"/>
            </w:tcBorders>
            <w:vAlign w:val="center"/>
            <w:hideMark/>
          </w:tcPr>
          <w:p w14:paraId="5E093874" w14:textId="77777777" w:rsidR="00E1525B" w:rsidRDefault="00E1525B">
            <w:pPr>
              <w:spacing w:after="480"/>
              <w:rPr>
                <w:ins w:id="125" w:author="Edwin Chege" w:date="2025-12-02T16:16:00Z"/>
              </w:rPr>
            </w:pPr>
            <w:ins w:id="126" w:author="Edwin Chege" w:date="2025-12-02T16:16:00Z">
              <w:r>
                <w:rPr>
                  <w:rStyle w:val="Strong"/>
                </w:rPr>
                <w:t>Market</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22C79974" w14:textId="77777777" w:rsidR="00E1525B" w:rsidRDefault="00E1525B">
            <w:pPr>
              <w:spacing w:after="480"/>
              <w:rPr>
                <w:ins w:id="127" w:author="Edwin Chege" w:date="2025-12-02T16:16:00Z"/>
              </w:rPr>
            </w:pPr>
            <w:ins w:id="128" w:author="Edwin Chege" w:date="2025-12-02T16:16:00Z">
              <w:r>
                <w:rPr>
                  <w:rStyle w:val="Strong"/>
                </w:rPr>
                <w:t>Data Access</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5E56AC6A" w14:textId="77777777" w:rsidR="00E1525B" w:rsidRDefault="00E1525B">
            <w:pPr>
              <w:spacing w:after="480"/>
              <w:rPr>
                <w:ins w:id="129" w:author="Edwin Chege" w:date="2025-12-02T16:16:00Z"/>
              </w:rPr>
            </w:pPr>
            <w:ins w:id="130" w:author="Edwin Chege" w:date="2025-12-02T16:16:00Z">
              <w:r>
                <w:rPr>
                  <w:rStyle w:val="Strong"/>
                </w:rPr>
                <w:t>Tool Example</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3E213DF8" w14:textId="77777777" w:rsidR="00E1525B" w:rsidRDefault="00E1525B">
            <w:pPr>
              <w:spacing w:after="480"/>
              <w:rPr>
                <w:ins w:id="131" w:author="Edwin Chege" w:date="2025-12-02T16:16:00Z"/>
              </w:rPr>
            </w:pPr>
            <w:ins w:id="132" w:author="Edwin Chege" w:date="2025-12-02T16:16:00Z">
              <w:r>
                <w:rPr>
                  <w:rStyle w:val="Strong"/>
                </w:rPr>
                <w:t>Significance</w:t>
              </w:r>
            </w:ins>
          </w:p>
        </w:tc>
      </w:tr>
      <w:tr w:rsidR="00E1525B" w14:paraId="7C2B2485" w14:textId="77777777" w:rsidTr="00E1525B">
        <w:trPr>
          <w:tblCellSpacing w:w="15" w:type="dxa"/>
          <w:ins w:id="133" w:author="Edwin Chege" w:date="2025-12-02T16:16:00Z"/>
        </w:trPr>
        <w:tc>
          <w:tcPr>
            <w:tcW w:w="0" w:type="auto"/>
            <w:tcBorders>
              <w:top w:val="single" w:sz="6" w:space="0" w:color="auto"/>
              <w:left w:val="single" w:sz="6" w:space="0" w:color="auto"/>
              <w:bottom w:val="single" w:sz="6" w:space="0" w:color="auto"/>
              <w:right w:val="single" w:sz="6" w:space="0" w:color="auto"/>
            </w:tcBorders>
            <w:vAlign w:val="center"/>
            <w:hideMark/>
          </w:tcPr>
          <w:p w14:paraId="3A8B858E" w14:textId="77777777" w:rsidR="00E1525B" w:rsidRDefault="00E1525B">
            <w:pPr>
              <w:spacing w:after="480"/>
              <w:rPr>
                <w:ins w:id="134" w:author="Edwin Chege" w:date="2025-12-02T16:16:00Z"/>
              </w:rPr>
            </w:pPr>
            <w:ins w:id="135" w:author="Edwin Chege" w:date="2025-12-02T16:16:00Z">
              <w:r>
                <w:rPr>
                  <w:b/>
                  <w:bCs/>
                </w:rPr>
                <w:t>Futures / Stocks</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158F5C8C" w14:textId="77777777" w:rsidR="00E1525B" w:rsidRDefault="00E1525B">
            <w:pPr>
              <w:spacing w:after="480"/>
              <w:rPr>
                <w:ins w:id="136" w:author="Edwin Chege" w:date="2025-12-02T16:16:00Z"/>
              </w:rPr>
            </w:pPr>
            <w:ins w:id="137" w:author="Edwin Chege" w:date="2025-12-02T16:16:00Z">
              <w:r>
                <w:t xml:space="preserve">Direct from Exchange (Full </w:t>
              </w:r>
              <w:proofErr w:type="spellStart"/>
              <w:r>
                <w:t>DoM</w:t>
              </w:r>
              <w:proofErr w:type="spellEnd"/>
              <w:r>
                <w:t>)</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37DE3709" w14:textId="77777777" w:rsidR="00E1525B" w:rsidRDefault="00E1525B">
            <w:pPr>
              <w:spacing w:after="480"/>
              <w:rPr>
                <w:ins w:id="138" w:author="Edwin Chege" w:date="2025-12-02T16:16:00Z"/>
              </w:rPr>
            </w:pPr>
            <w:proofErr w:type="spellStart"/>
            <w:ins w:id="139" w:author="Edwin Chege" w:date="2025-12-02T16:16:00Z">
              <w:r>
                <w:t>NinjaTrader</w:t>
              </w:r>
              <w:proofErr w:type="spellEnd"/>
              <w:r>
                <w:t xml:space="preserve">, Sierra Chart, </w:t>
              </w:r>
              <w:proofErr w:type="spellStart"/>
              <w:r>
                <w:t>Bookmap</w:t>
              </w:r>
              <w:proofErr w:type="spellEnd"/>
            </w:ins>
          </w:p>
        </w:tc>
        <w:tc>
          <w:tcPr>
            <w:tcW w:w="0" w:type="auto"/>
            <w:tcBorders>
              <w:top w:val="single" w:sz="6" w:space="0" w:color="auto"/>
              <w:left w:val="single" w:sz="6" w:space="0" w:color="auto"/>
              <w:bottom w:val="single" w:sz="6" w:space="0" w:color="auto"/>
              <w:right w:val="single" w:sz="6" w:space="0" w:color="auto"/>
            </w:tcBorders>
            <w:vAlign w:val="center"/>
            <w:hideMark/>
          </w:tcPr>
          <w:p w14:paraId="62F21561" w14:textId="77777777" w:rsidR="00E1525B" w:rsidRDefault="00E1525B">
            <w:pPr>
              <w:spacing w:after="480"/>
              <w:rPr>
                <w:ins w:id="140" w:author="Edwin Chege" w:date="2025-12-02T16:16:00Z"/>
              </w:rPr>
            </w:pPr>
            <w:ins w:id="141" w:author="Edwin Chege" w:date="2025-12-02T16:16:00Z">
              <w:r>
                <w:rPr>
                  <w:b/>
                  <w:bCs/>
                </w:rPr>
                <w:t>Highly detailed</w:t>
              </w:r>
              <w:r>
                <w:t xml:space="preserve"> for short-term entry/exit.</w:t>
              </w:r>
            </w:ins>
          </w:p>
        </w:tc>
      </w:tr>
      <w:tr w:rsidR="00E1525B" w14:paraId="3A08E636" w14:textId="77777777" w:rsidTr="00E1525B">
        <w:trPr>
          <w:tblCellSpacing w:w="15" w:type="dxa"/>
          <w:ins w:id="142" w:author="Edwin Chege" w:date="2025-12-02T16:16:00Z"/>
        </w:trPr>
        <w:tc>
          <w:tcPr>
            <w:tcW w:w="0" w:type="auto"/>
            <w:tcBorders>
              <w:top w:val="single" w:sz="6" w:space="0" w:color="auto"/>
              <w:left w:val="single" w:sz="6" w:space="0" w:color="auto"/>
              <w:bottom w:val="single" w:sz="6" w:space="0" w:color="auto"/>
              <w:right w:val="single" w:sz="6" w:space="0" w:color="auto"/>
            </w:tcBorders>
            <w:vAlign w:val="center"/>
            <w:hideMark/>
          </w:tcPr>
          <w:p w14:paraId="1E24ECF1" w14:textId="77777777" w:rsidR="00E1525B" w:rsidRDefault="00E1525B">
            <w:pPr>
              <w:spacing w:after="480"/>
              <w:rPr>
                <w:ins w:id="143" w:author="Edwin Chege" w:date="2025-12-02T16:16:00Z"/>
              </w:rPr>
            </w:pPr>
            <w:ins w:id="144" w:author="Edwin Chege" w:date="2025-12-02T16:16:00Z">
              <w:r>
                <w:rPr>
                  <w:b/>
                  <w:bCs/>
                </w:rPr>
                <w:t>Spot Forex (Retail)</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09A29F50" w14:textId="77777777" w:rsidR="00E1525B" w:rsidRDefault="00E1525B">
            <w:pPr>
              <w:spacing w:after="480"/>
              <w:rPr>
                <w:ins w:id="145" w:author="Edwin Chege" w:date="2025-12-02T16:16:00Z"/>
              </w:rPr>
            </w:pPr>
            <w:ins w:id="146" w:author="Edwin Chege" w:date="2025-12-02T16:16:00Z">
              <w:r>
                <w:t xml:space="preserve">Broker/Aggregated Data (Partial </w:t>
              </w:r>
              <w:proofErr w:type="spellStart"/>
              <w:r>
                <w:t>DoM</w:t>
              </w:r>
              <w:proofErr w:type="spellEnd"/>
              <w:r>
                <w:t>)</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3EC677A9" w14:textId="77777777" w:rsidR="00E1525B" w:rsidRDefault="00E1525B">
            <w:pPr>
              <w:spacing w:after="480"/>
              <w:rPr>
                <w:ins w:id="147" w:author="Edwin Chege" w:date="2025-12-02T16:16:00Z"/>
              </w:rPr>
            </w:pPr>
            <w:proofErr w:type="spellStart"/>
            <w:ins w:id="148" w:author="Edwin Chege" w:date="2025-12-02T16:16:00Z">
              <w:r>
                <w:t>cTrader</w:t>
              </w:r>
              <w:proofErr w:type="spellEnd"/>
              <w:r>
                <w:t>, FXCM Trade Tape</w:t>
              </w:r>
            </w:ins>
          </w:p>
        </w:tc>
        <w:tc>
          <w:tcPr>
            <w:tcW w:w="0" w:type="auto"/>
            <w:tcBorders>
              <w:top w:val="single" w:sz="6" w:space="0" w:color="auto"/>
              <w:left w:val="single" w:sz="6" w:space="0" w:color="auto"/>
              <w:bottom w:val="single" w:sz="6" w:space="0" w:color="auto"/>
              <w:right w:val="single" w:sz="6" w:space="0" w:color="auto"/>
            </w:tcBorders>
            <w:vAlign w:val="center"/>
            <w:hideMark/>
          </w:tcPr>
          <w:p w14:paraId="5EE95FB1" w14:textId="77777777" w:rsidR="00E1525B" w:rsidRDefault="00E1525B">
            <w:pPr>
              <w:spacing w:after="480"/>
              <w:rPr>
                <w:ins w:id="149" w:author="Edwin Chege" w:date="2025-12-02T16:16:00Z"/>
              </w:rPr>
            </w:pPr>
            <w:ins w:id="150" w:author="Edwin Chege" w:date="2025-12-02T16:16:00Z">
              <w:r>
                <w:rPr>
                  <w:b/>
                  <w:bCs/>
                </w:rPr>
                <w:t>Useful proxy</w:t>
              </w:r>
              <w:r>
                <w:t xml:space="preserve"> for local supply/demand imbalance.</w:t>
              </w:r>
            </w:ins>
          </w:p>
        </w:tc>
      </w:tr>
    </w:tbl>
    <w:p w14:paraId="02748874" w14:textId="62E2F296" w:rsidR="00E1525B" w:rsidRDefault="00E1525B" w:rsidP="00E1525B">
      <w:pPr>
        <w:pStyle w:val="NormalWeb"/>
        <w:rPr>
          <w:ins w:id="151" w:author="Edwin Chege" w:date="2025-12-02T16:16:00Z"/>
        </w:rPr>
      </w:pPr>
      <w:ins w:id="152" w:author="Edwin Chege" w:date="2025-12-02T16:16:00Z">
        <w:r>
          <w:t xml:space="preserve">To </w:t>
        </w:r>
      </w:ins>
      <w:r w:rsidR="00B71F6F">
        <w:t>analyse</w:t>
      </w:r>
      <w:ins w:id="153" w:author="Edwin Chege" w:date="2025-12-02T16:16:00Z">
        <w:r>
          <w:t xml:space="preserve"> the "Visible Absorption" phenomenon you described, you need a platform (like </w:t>
        </w:r>
        <w:proofErr w:type="spellStart"/>
        <w:r>
          <w:t>NinjaTrader</w:t>
        </w:r>
        <w:proofErr w:type="spellEnd"/>
        <w:r>
          <w:t xml:space="preserve"> or Sierra Chart) connected to a Futures exchange feed. However, you can achieve a similar </w:t>
        </w:r>
        <w:r>
          <w:rPr>
            <w:i/>
            <w:iCs/>
          </w:rPr>
          <w:t>confluence</w:t>
        </w:r>
        <w:r>
          <w:t xml:space="preserve"> effect in your current Forex system by combining your </w:t>
        </w:r>
        <w:r>
          <w:rPr>
            <w:b/>
            <w:bCs/>
          </w:rPr>
          <w:t>Volume Filter</w:t>
        </w:r>
        <w:r>
          <w:t xml:space="preserve"> (Volume </w:t>
        </w:r>
        <w:r>
          <w:rPr>
            <w:rStyle w:val="math-inline"/>
            <w:rFonts w:eastAsiaTheme="majorEastAsia"/>
          </w:rPr>
          <w:t>$\</w:t>
        </w:r>
        <w:proofErr w:type="spellStart"/>
        <w:r>
          <w:rPr>
            <w:rStyle w:val="math-inline"/>
            <w:rFonts w:eastAsiaTheme="majorEastAsia"/>
          </w:rPr>
          <w:t>ge</w:t>
        </w:r>
        <w:proofErr w:type="spellEnd"/>
        <w:r>
          <w:rPr>
            <w:rStyle w:val="math-inline"/>
            <w:rFonts w:eastAsiaTheme="majorEastAsia"/>
          </w:rPr>
          <w:t>$</w:t>
        </w:r>
        <w:r>
          <w:t xml:space="preserve"> </w:t>
        </w:r>
        <w:proofErr w:type="spellStart"/>
        <w:r>
          <w:t>SMA_Volume</w:t>
        </w:r>
        <w:proofErr w:type="spellEnd"/>
        <w:r>
          <w:t xml:space="preserve"> * 1.5) with a strong </w:t>
        </w:r>
        <w:r>
          <w:rPr>
            <w:b/>
            <w:bCs/>
          </w:rPr>
          <w:t>Price Structure</w:t>
        </w:r>
        <w:r>
          <w:t xml:space="preserve"> level, as that volume spike </w:t>
        </w:r>
        <w:r>
          <w:rPr>
            <w:i/>
            <w:iCs/>
          </w:rPr>
          <w:t>is</w:t>
        </w:r>
        <w:r>
          <w:t xml:space="preserve"> the footprint of absorption.</w:t>
        </w:r>
      </w:ins>
    </w:p>
    <w:p w14:paraId="60354121" w14:textId="7719D6D9" w:rsidR="00E1525B" w:rsidRDefault="00CD6E31" w:rsidP="00532CD1">
      <w:pPr>
        <w:rPr>
          <w:ins w:id="154" w:author="Edwin Chege" w:date="2025-12-02T16:16:00Z"/>
        </w:rPr>
      </w:pPr>
      <w:ins w:id="155" w:author="Edwin Chege" w:date="2025-12-02T16:16:00Z">
        <w:r>
          <w:t>Q. How to use volume confirmation</w:t>
        </w:r>
      </w:ins>
    </w:p>
    <w:p w14:paraId="35543C4B" w14:textId="4E1A0AF3" w:rsidR="009D4399" w:rsidRDefault="009D4399" w:rsidP="00532CD1">
      <w:pPr>
        <w:rPr>
          <w:ins w:id="156" w:author="Edwin Chege" w:date="2025-12-02T16:16:00Z"/>
        </w:rPr>
      </w:pPr>
      <w:ins w:id="157" w:author="Edwin Chege" w:date="2025-12-02T16:16:00Z">
        <w:r>
          <w:t>Question:  With all this information</w:t>
        </w:r>
      </w:ins>
      <w:r w:rsidR="00B71F6F">
        <w:t>,</w:t>
      </w:r>
      <w:ins w:id="158" w:author="Edwin Chege" w:date="2025-12-02T16:16:00Z">
        <w:r>
          <w:t xml:space="preserve"> strategies, and tips, what exactly are we going to be choosing?</w:t>
        </w:r>
      </w:ins>
      <w:r w:rsidR="00B71F6F">
        <w:t xml:space="preserve"> </w:t>
      </w:r>
      <w:ins w:id="159" w:author="Edwin Chege" w:date="2025-12-02T16:16:00Z">
        <w:r>
          <w:t>I was thinking that based on the pairs that we have decided to trade on that week</w:t>
        </w:r>
      </w:ins>
      <w:r w:rsidR="00B71F6F">
        <w:t>,</w:t>
      </w:r>
      <w:ins w:id="160" w:author="Edwin Chege" w:date="2025-12-02T16:16:00Z">
        <w:r>
          <w:t xml:space="preserve"> we will watch all the price action and choose </w:t>
        </w:r>
      </w:ins>
      <w:r w:rsidR="00B71F6F">
        <w:t xml:space="preserve">a </w:t>
      </w:r>
      <w:ins w:id="161" w:author="Edwin Chege" w:date="2025-12-02T16:16:00Z">
        <w:r>
          <w:t xml:space="preserve">relevant strategy to work on the specific </w:t>
        </w:r>
      </w:ins>
      <w:r w:rsidR="00B71F6F">
        <w:t>signals</w:t>
      </w:r>
      <w:ins w:id="162" w:author="Edwin Chege" w:date="2025-12-02T16:16:00Z">
        <w:r>
          <w:t xml:space="preserve"> seen, </w:t>
        </w:r>
      </w:ins>
      <w:r w:rsidR="00B71F6F">
        <w:t>so</w:t>
      </w:r>
      <w:ins w:id="163" w:author="Edwin Chege" w:date="2025-12-02T16:16:00Z">
        <w:r>
          <w:t xml:space="preserve"> our purpose will not </w:t>
        </w:r>
      </w:ins>
      <w:r w:rsidR="00B71F6F">
        <w:t xml:space="preserve">be </w:t>
      </w:r>
      <w:ins w:id="164" w:author="Edwin Chege" w:date="2025-12-02T16:16:00Z">
        <w:r>
          <w:t>to have a rigid strategy</w:t>
        </w:r>
      </w:ins>
      <w:r w:rsidR="00B71F6F">
        <w:t>,</w:t>
      </w:r>
      <w:ins w:id="165" w:author="Edwin Chege" w:date="2025-12-02T16:16:00Z">
        <w:r>
          <w:t xml:space="preserve"> but based on how the market is moving, or recent price action, choose a strategy</w:t>
        </w:r>
      </w:ins>
      <w:r w:rsidR="00B71F6F">
        <w:t>.</w:t>
      </w:r>
    </w:p>
    <w:p w14:paraId="5F44AC9C" w14:textId="328F6E53" w:rsidR="00045E5B" w:rsidRDefault="00045E5B" w:rsidP="00532CD1">
      <w:ins w:id="166" w:author="Edwin Chege" w:date="2025-12-02T16:16:00Z">
        <w:r>
          <w:t>Q. How to access</w:t>
        </w:r>
      </w:ins>
      <w:r w:rsidR="00B71F6F">
        <w:t xml:space="preserve"> the institutional</w:t>
      </w:r>
      <w:ins w:id="167" w:author="Edwin Chege" w:date="2025-12-02T16:16:00Z">
        <w:r w:rsidRPr="00045E5B">
          <w:t xml:space="preserve"> order flow</w:t>
        </w:r>
        <w:r>
          <w:t>.</w:t>
        </w:r>
      </w:ins>
    </w:p>
    <w:p w14:paraId="30F2D712" w14:textId="44805DFD" w:rsidR="00314540" w:rsidRDefault="008D0502" w:rsidP="00532CD1">
      <w:r>
        <w:t xml:space="preserve">Can we combine all the protocols to get a master protocol that </w:t>
      </w:r>
      <w:r w:rsidR="00BF4327">
        <w:t>has many different ways of getting into the market</w:t>
      </w:r>
      <w:r w:rsidR="00B71F6F">
        <w:t>, so that the AI</w:t>
      </w:r>
      <w:r w:rsidR="00BF4327">
        <w:t xml:space="preserve"> chooses the best based on current market conditions?</w:t>
      </w:r>
    </w:p>
    <w:p w14:paraId="7D30CE4E" w14:textId="77777777" w:rsidR="00BD7D22" w:rsidRDefault="00BD7D22" w:rsidP="00532CD1"/>
    <w:p w14:paraId="24955761" w14:textId="4586A947" w:rsidR="00BD7D22" w:rsidRDefault="00BD7D22" w:rsidP="00532CD1">
      <w:pPr>
        <w:rPr>
          <w:ins w:id="168" w:author="Edwin Chege" w:date="2025-12-02T16:16:00Z"/>
        </w:rPr>
      </w:pPr>
      <w:r>
        <w:lastRenderedPageBreak/>
        <w:t xml:space="preserve">Q:  I have so many </w:t>
      </w:r>
      <w:r w:rsidR="00CD2474">
        <w:t xml:space="preserve">content documents, I want the rule to be that if there is any conflicting information on how to place a trade, we </w:t>
      </w:r>
      <w:r w:rsidR="00914D90">
        <w:t>focus on the protocols, as the overarching data</w:t>
      </w:r>
    </w:p>
    <w:p w14:paraId="7477140E" w14:textId="591496FB" w:rsidR="00045E5B" w:rsidRDefault="00196BFC" w:rsidP="00532CD1">
      <w:r>
        <w:t xml:space="preserve">Question: How do we choose the best system to use, based on </w:t>
      </w:r>
      <w:r w:rsidR="00314D01">
        <w:t xml:space="preserve">all </w:t>
      </w:r>
      <w:r w:rsidR="00B71F6F">
        <w:t>that</w:t>
      </w:r>
      <w:r w:rsidR="00314D01">
        <w:t xml:space="preserve"> we have</w:t>
      </w:r>
    </w:p>
    <w:p w14:paraId="6AF88AC1" w14:textId="73463E26" w:rsidR="009F2C10" w:rsidRDefault="009F2C10" w:rsidP="00532CD1">
      <w:r>
        <w:t xml:space="preserve">QUESTION: Am I using AI to the best of </w:t>
      </w:r>
      <w:r w:rsidR="00B71F6F">
        <w:t>its</w:t>
      </w:r>
      <w:r>
        <w:t xml:space="preserve"> capabilities?</w:t>
      </w:r>
    </w:p>
    <w:p w14:paraId="45FF36F8" w14:textId="77777777" w:rsidR="002E1F18" w:rsidRPr="002E1F18" w:rsidRDefault="002E1F18" w:rsidP="002E1F18">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2E1F18">
        <w:rPr>
          <w:rFonts w:ascii="Segoe UI Emoji" w:eastAsia="Times New Roman" w:hAnsi="Segoe UI Emoji" w:cs="Segoe UI Emoji"/>
          <w:b/>
          <w:bCs/>
          <w:kern w:val="0"/>
          <w:sz w:val="27"/>
          <w:szCs w:val="27"/>
          <w:lang w:val="en-KE" w:eastAsia="en-KE"/>
          <w14:ligatures w14:val="none"/>
        </w:rPr>
        <w:t>🔄</w:t>
      </w:r>
      <w:r w:rsidRPr="002E1F18">
        <w:rPr>
          <w:rFonts w:eastAsia="Times New Roman" w:cs="Times New Roman"/>
          <w:b/>
          <w:bCs/>
          <w:kern w:val="0"/>
          <w:sz w:val="27"/>
          <w:szCs w:val="27"/>
          <w:lang w:val="en-KE" w:eastAsia="en-KE"/>
          <w14:ligatures w14:val="none"/>
        </w:rPr>
        <w:t xml:space="preserve"> The New "Asset Selection Rule"</w:t>
      </w:r>
    </w:p>
    <w:p w14:paraId="6AECAD9F" w14:textId="77777777" w:rsidR="002E1F18" w:rsidRPr="002E1F18" w:rsidRDefault="002E1F18" w:rsidP="002E1F18">
      <w:p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b/>
          <w:bCs/>
          <w:kern w:val="0"/>
          <w:lang w:val="en-KE" w:eastAsia="en-KE"/>
          <w14:ligatures w14:val="none"/>
        </w:rPr>
        <w:t>Logic:</w:t>
      </w:r>
      <w:r w:rsidRPr="002E1F18">
        <w:rPr>
          <w:rFonts w:eastAsia="Times New Roman" w:cs="Times New Roman"/>
          <w:kern w:val="0"/>
          <w:lang w:val="en-KE" w:eastAsia="en-KE"/>
          <w14:ligatures w14:val="none"/>
        </w:rPr>
        <w:t xml:space="preserve"> We do not marry specific pairs. We date volatility. </w:t>
      </w:r>
      <w:r w:rsidRPr="002E1F18">
        <w:rPr>
          <w:rFonts w:eastAsia="Times New Roman" w:cs="Times New Roman"/>
          <w:b/>
          <w:bCs/>
          <w:kern w:val="0"/>
          <w:lang w:val="en-KE" w:eastAsia="en-KE"/>
          <w14:ligatures w14:val="none"/>
        </w:rPr>
        <w:t>Frequency:</w:t>
      </w:r>
      <w:r w:rsidRPr="002E1F18">
        <w:rPr>
          <w:rFonts w:eastAsia="Times New Roman" w:cs="Times New Roman"/>
          <w:kern w:val="0"/>
          <w:lang w:val="en-KE" w:eastAsia="en-KE"/>
          <w14:ligatures w14:val="none"/>
        </w:rPr>
        <w:t xml:space="preserve"> Weekly Selection (Sunday/Monday Pre-Market).</w:t>
      </w:r>
    </w:p>
    <w:p w14:paraId="14CD8B53" w14:textId="77777777" w:rsidR="002E1F18" w:rsidRPr="002E1F18" w:rsidRDefault="002E1F18" w:rsidP="002E1F18">
      <w:p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b/>
          <w:bCs/>
          <w:kern w:val="0"/>
          <w:lang w:val="en-KE" w:eastAsia="en-KE"/>
          <w14:ligatures w14:val="none"/>
        </w:rPr>
        <w:t>The Selection Algorithm (Draft Concept):</w:t>
      </w:r>
    </w:p>
    <w:p w14:paraId="2C66AB9F" w14:textId="68A2A9F7" w:rsidR="002E1F18" w:rsidRPr="002E1F18" w:rsidRDefault="002E1F18" w:rsidP="002E1F18">
      <w:pPr>
        <w:numPr>
          <w:ilvl w:val="0"/>
          <w:numId w:val="18"/>
        </w:num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b/>
          <w:bCs/>
          <w:kern w:val="0"/>
          <w:lang w:val="en-KE" w:eastAsia="en-KE"/>
          <w14:ligatures w14:val="none"/>
        </w:rPr>
        <w:t>The Catalyst Scan:</w:t>
      </w:r>
      <w:r w:rsidRPr="002E1F18">
        <w:rPr>
          <w:rFonts w:eastAsia="Times New Roman" w:cs="Times New Roman"/>
          <w:kern w:val="0"/>
          <w:lang w:val="en-KE" w:eastAsia="en-KE"/>
          <w14:ligatures w14:val="none"/>
        </w:rPr>
        <w:t xml:space="preserve"> Which pairs have High-Impact News (Red Folder) this week? (e.g., if CPI is out for GBP, we </w:t>
      </w:r>
      <w:r w:rsidR="00B71F6F">
        <w:rPr>
          <w:rFonts w:eastAsia="Times New Roman" w:cs="Times New Roman"/>
          <w:kern w:val="0"/>
          <w:lang w:val="en-KE" w:eastAsia="en-KE"/>
          <w14:ligatures w14:val="none"/>
        </w:rPr>
        <w:t>prioritise</w:t>
      </w:r>
      <w:r w:rsidRPr="002E1F18">
        <w:rPr>
          <w:rFonts w:eastAsia="Times New Roman" w:cs="Times New Roman"/>
          <w:kern w:val="0"/>
          <w:lang w:val="en-KE" w:eastAsia="en-KE"/>
          <w14:ligatures w14:val="none"/>
        </w:rPr>
        <w:t xml:space="preserve"> GBP pairs).</w:t>
      </w:r>
    </w:p>
    <w:p w14:paraId="79D2BCA3" w14:textId="687AA457" w:rsidR="002E1F18" w:rsidRPr="002E1F18" w:rsidRDefault="002E1F18" w:rsidP="002E1F18">
      <w:pPr>
        <w:numPr>
          <w:ilvl w:val="0"/>
          <w:numId w:val="18"/>
        </w:num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b/>
          <w:bCs/>
          <w:kern w:val="0"/>
          <w:lang w:val="en-KE" w:eastAsia="en-KE"/>
          <w14:ligatures w14:val="none"/>
        </w:rPr>
        <w:t>The Volatility Filter:</w:t>
      </w:r>
      <w:r w:rsidRPr="002E1F18">
        <w:rPr>
          <w:rFonts w:eastAsia="Times New Roman" w:cs="Times New Roman"/>
          <w:kern w:val="0"/>
          <w:lang w:val="en-KE" w:eastAsia="en-KE"/>
          <w14:ligatures w14:val="none"/>
        </w:rPr>
        <w:t xml:space="preserve"> Among correlated assets (e.g., NAS100 </w:t>
      </w:r>
      <w:r w:rsidR="00B71F6F">
        <w:rPr>
          <w:rFonts w:eastAsia="Times New Roman" w:cs="Times New Roman"/>
          <w:kern w:val="0"/>
          <w:lang w:val="en-KE" w:eastAsia="en-KE"/>
          <w14:ligatures w14:val="none"/>
        </w:rPr>
        <w:t>vs US30, or GBP/USD vs</w:t>
      </w:r>
      <w:r w:rsidRPr="002E1F18">
        <w:rPr>
          <w:rFonts w:eastAsia="Times New Roman" w:cs="Times New Roman"/>
          <w:kern w:val="0"/>
          <w:lang w:val="en-KE" w:eastAsia="en-KE"/>
          <w14:ligatures w14:val="none"/>
        </w:rPr>
        <w:t xml:space="preserve"> EUR/USD), we calculate the </w:t>
      </w:r>
      <w:r w:rsidRPr="002E1F18">
        <w:rPr>
          <w:rFonts w:eastAsia="Times New Roman" w:cs="Times New Roman"/>
          <w:b/>
          <w:bCs/>
          <w:kern w:val="0"/>
          <w:lang w:val="en-KE" w:eastAsia="en-KE"/>
          <w14:ligatures w14:val="none"/>
        </w:rPr>
        <w:t>Average Daily Range (ADR)</w:t>
      </w:r>
      <w:r w:rsidRPr="002E1F18">
        <w:rPr>
          <w:rFonts w:eastAsia="Times New Roman" w:cs="Times New Roman"/>
          <w:kern w:val="0"/>
          <w:lang w:val="en-KE" w:eastAsia="en-KE"/>
          <w14:ligatures w14:val="none"/>
        </w:rPr>
        <w:t xml:space="preserve"> as a percentage.</w:t>
      </w:r>
    </w:p>
    <w:p w14:paraId="249BBD2A" w14:textId="77777777" w:rsidR="002E1F18" w:rsidRPr="002E1F18" w:rsidRDefault="002E1F18" w:rsidP="002E1F18">
      <w:pPr>
        <w:numPr>
          <w:ilvl w:val="1"/>
          <w:numId w:val="18"/>
        </w:num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i/>
          <w:iCs/>
          <w:kern w:val="0"/>
          <w:lang w:val="en-KE" w:eastAsia="en-KE"/>
          <w14:ligatures w14:val="none"/>
        </w:rPr>
        <w:t>Rule:</w:t>
      </w:r>
      <w:r w:rsidRPr="002E1F18">
        <w:rPr>
          <w:rFonts w:eastAsia="Times New Roman" w:cs="Times New Roman"/>
          <w:kern w:val="0"/>
          <w:lang w:val="en-KE" w:eastAsia="en-KE"/>
          <w14:ligatures w14:val="none"/>
        </w:rPr>
        <w:t xml:space="preserve"> Always choose the asset with the highest percentage volatility.</w:t>
      </w:r>
    </w:p>
    <w:p w14:paraId="05B4C928" w14:textId="77777777" w:rsidR="002E1F18" w:rsidRPr="002E1F18" w:rsidRDefault="002E1F18" w:rsidP="002E1F18">
      <w:pPr>
        <w:numPr>
          <w:ilvl w:val="1"/>
          <w:numId w:val="18"/>
        </w:num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i/>
          <w:iCs/>
          <w:kern w:val="0"/>
          <w:lang w:val="en-KE" w:eastAsia="en-KE"/>
          <w14:ligatures w14:val="none"/>
        </w:rPr>
        <w:t>Why:</w:t>
      </w:r>
      <w:r w:rsidRPr="002E1F18">
        <w:rPr>
          <w:rFonts w:eastAsia="Times New Roman" w:cs="Times New Roman"/>
          <w:kern w:val="0"/>
          <w:lang w:val="en-KE" w:eastAsia="en-KE"/>
          <w14:ligatures w14:val="none"/>
        </w:rPr>
        <w:t xml:space="preserve"> If the analysis is right, the winner pays more. If wrong, the stop loss distance (based on ATR) keeps risk equal.</w:t>
      </w:r>
    </w:p>
    <w:p w14:paraId="0395AF4B" w14:textId="77777777" w:rsidR="002E1F18" w:rsidRPr="002E1F18" w:rsidRDefault="002E1F18" w:rsidP="002E1F18">
      <w:pPr>
        <w:numPr>
          <w:ilvl w:val="0"/>
          <w:numId w:val="18"/>
        </w:num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b/>
          <w:bCs/>
          <w:kern w:val="0"/>
          <w:lang w:val="en-KE" w:eastAsia="en-KE"/>
          <w14:ligatures w14:val="none"/>
        </w:rPr>
        <w:t>The Correlation Guard:</w:t>
      </w:r>
      <w:r w:rsidRPr="002E1F18">
        <w:rPr>
          <w:rFonts w:eastAsia="Times New Roman" w:cs="Times New Roman"/>
          <w:kern w:val="0"/>
          <w:lang w:val="en-KE" w:eastAsia="en-KE"/>
          <w14:ligatures w14:val="none"/>
        </w:rPr>
        <w:t xml:space="preserve"> If we select </w:t>
      </w:r>
      <w:r w:rsidRPr="002E1F18">
        <w:rPr>
          <w:rFonts w:eastAsia="Times New Roman" w:cs="Times New Roman"/>
          <w:b/>
          <w:bCs/>
          <w:kern w:val="0"/>
          <w:lang w:val="en-KE" w:eastAsia="en-KE"/>
          <w14:ligatures w14:val="none"/>
        </w:rPr>
        <w:t>NAS100</w:t>
      </w:r>
      <w:r w:rsidRPr="002E1F18">
        <w:rPr>
          <w:rFonts w:eastAsia="Times New Roman" w:cs="Times New Roman"/>
          <w:kern w:val="0"/>
          <w:lang w:val="en-KE" w:eastAsia="en-KE"/>
          <w14:ligatures w14:val="none"/>
        </w:rPr>
        <w:t xml:space="preserve"> (Tech), we automatically </w:t>
      </w:r>
      <w:r w:rsidRPr="002E1F18">
        <w:rPr>
          <w:rFonts w:eastAsia="Times New Roman" w:cs="Times New Roman"/>
          <w:b/>
          <w:bCs/>
          <w:kern w:val="0"/>
          <w:lang w:val="en-KE" w:eastAsia="en-KE"/>
          <w14:ligatures w14:val="none"/>
        </w:rPr>
        <w:t>VETO</w:t>
      </w:r>
      <w:r w:rsidRPr="002E1F18">
        <w:rPr>
          <w:rFonts w:eastAsia="Times New Roman" w:cs="Times New Roman"/>
          <w:kern w:val="0"/>
          <w:lang w:val="en-KE" w:eastAsia="en-KE"/>
          <w14:ligatures w14:val="none"/>
        </w:rPr>
        <w:t xml:space="preserve"> </w:t>
      </w:r>
      <w:r w:rsidRPr="002E1F18">
        <w:rPr>
          <w:rFonts w:eastAsia="Times New Roman" w:cs="Times New Roman"/>
          <w:b/>
          <w:bCs/>
          <w:kern w:val="0"/>
          <w:lang w:val="en-KE" w:eastAsia="en-KE"/>
          <w14:ligatures w14:val="none"/>
        </w:rPr>
        <w:t>US500</w:t>
      </w:r>
      <w:r w:rsidRPr="002E1F18">
        <w:rPr>
          <w:rFonts w:eastAsia="Times New Roman" w:cs="Times New Roman"/>
          <w:kern w:val="0"/>
          <w:lang w:val="en-KE" w:eastAsia="en-KE"/>
          <w14:ligatures w14:val="none"/>
        </w:rPr>
        <w:t xml:space="preserve"> (S&amp;P) and </w:t>
      </w:r>
      <w:r w:rsidRPr="002E1F18">
        <w:rPr>
          <w:rFonts w:eastAsia="Times New Roman" w:cs="Times New Roman"/>
          <w:b/>
          <w:bCs/>
          <w:kern w:val="0"/>
          <w:lang w:val="en-KE" w:eastAsia="en-KE"/>
          <w14:ligatures w14:val="none"/>
        </w:rPr>
        <w:t>US30</w:t>
      </w:r>
      <w:r w:rsidRPr="002E1F18">
        <w:rPr>
          <w:rFonts w:eastAsia="Times New Roman" w:cs="Times New Roman"/>
          <w:kern w:val="0"/>
          <w:lang w:val="en-KE" w:eastAsia="en-KE"/>
          <w14:ligatures w14:val="none"/>
        </w:rPr>
        <w:t xml:space="preserve"> (Dow) to prevent double exposure.</w:t>
      </w:r>
    </w:p>
    <w:p w14:paraId="207286B9" w14:textId="77777777" w:rsidR="002E1F18" w:rsidRPr="002E1F18" w:rsidRDefault="00B13A2E" w:rsidP="002E1F18">
      <w:pPr>
        <w:spacing w:after="0" w:line="240" w:lineRule="auto"/>
        <w:rPr>
          <w:rFonts w:eastAsia="Times New Roman" w:cs="Times New Roman"/>
          <w:kern w:val="0"/>
          <w:lang w:val="en-KE" w:eastAsia="en-KE"/>
          <w14:ligatures w14:val="none"/>
        </w:rPr>
      </w:pPr>
      <w:r>
        <w:rPr>
          <w:rFonts w:eastAsia="Times New Roman" w:cs="Times New Roman"/>
          <w:kern w:val="0"/>
          <w:lang w:val="en-KE" w:eastAsia="en-KE"/>
          <w14:ligatures w14:val="none"/>
        </w:rPr>
        <w:pict w14:anchorId="47C404F6">
          <v:rect id="_x0000_i1025" style="width:0;height:1.5pt" o:hralign="center" o:hrstd="t" o:hr="t" fillcolor="#a0a0a0" stroked="f"/>
        </w:pict>
      </w:r>
    </w:p>
    <w:p w14:paraId="64A71CB4" w14:textId="77777777" w:rsidR="002E1F18" w:rsidRPr="002E1F18" w:rsidRDefault="002E1F18" w:rsidP="002E1F18">
      <w:pPr>
        <w:spacing w:before="100" w:beforeAutospacing="1" w:after="100" w:afterAutospacing="1" w:line="240" w:lineRule="auto"/>
        <w:outlineLvl w:val="2"/>
        <w:rPr>
          <w:rFonts w:eastAsia="Times New Roman" w:cs="Times New Roman"/>
          <w:b/>
          <w:bCs/>
          <w:kern w:val="0"/>
          <w:sz w:val="27"/>
          <w:szCs w:val="27"/>
          <w:lang w:val="en-KE" w:eastAsia="en-KE"/>
          <w14:ligatures w14:val="none"/>
        </w:rPr>
      </w:pPr>
      <w:r w:rsidRPr="002E1F18">
        <w:rPr>
          <w:rFonts w:ascii="Segoe UI Emoji" w:eastAsia="Times New Roman" w:hAnsi="Segoe UI Emoji" w:cs="Segoe UI Emoji"/>
          <w:b/>
          <w:bCs/>
          <w:kern w:val="0"/>
          <w:sz w:val="27"/>
          <w:szCs w:val="27"/>
          <w:lang w:val="en-KE" w:eastAsia="en-KE"/>
          <w14:ligatures w14:val="none"/>
        </w:rPr>
        <w:t>📝</w:t>
      </w:r>
      <w:r w:rsidRPr="002E1F18">
        <w:rPr>
          <w:rFonts w:eastAsia="Times New Roman" w:cs="Times New Roman"/>
          <w:b/>
          <w:bCs/>
          <w:kern w:val="0"/>
          <w:sz w:val="27"/>
          <w:szCs w:val="27"/>
          <w:lang w:val="en-KE" w:eastAsia="en-KE"/>
          <w14:ligatures w14:val="none"/>
        </w:rPr>
        <w:t xml:space="preserve"> Action Item: The "Weekly Scanner Protocol"</w:t>
      </w:r>
    </w:p>
    <w:p w14:paraId="7A0519C0" w14:textId="77777777" w:rsidR="002E1F18" w:rsidRPr="002E1F18" w:rsidRDefault="002E1F18" w:rsidP="002E1F18">
      <w:p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kern w:val="0"/>
          <w:lang w:val="en-KE" w:eastAsia="en-KE"/>
          <w14:ligatures w14:val="none"/>
        </w:rPr>
        <w:t xml:space="preserve">We will eventually need to create a specific </w:t>
      </w:r>
      <w:r w:rsidRPr="002E1F18">
        <w:rPr>
          <w:rFonts w:eastAsia="Times New Roman" w:cs="Times New Roman"/>
          <w:b/>
          <w:bCs/>
          <w:kern w:val="0"/>
          <w:lang w:val="en-KE" w:eastAsia="en-KE"/>
          <w14:ligatures w14:val="none"/>
        </w:rPr>
        <w:t>Actionable Protocol</w:t>
      </w:r>
      <w:r w:rsidRPr="002E1F18">
        <w:rPr>
          <w:rFonts w:eastAsia="Times New Roman" w:cs="Times New Roman"/>
          <w:kern w:val="0"/>
          <w:lang w:val="en-KE" w:eastAsia="en-KE"/>
          <w14:ligatures w14:val="none"/>
        </w:rPr>
        <w:t xml:space="preserve"> just for this selection process (The "Sunday Scanner"). I have added this to our "To-Build" list.</w:t>
      </w:r>
    </w:p>
    <w:p w14:paraId="30B9DE53" w14:textId="77777777" w:rsidR="002E1F18" w:rsidRPr="002E1F18" w:rsidRDefault="002E1F18" w:rsidP="002E1F18">
      <w:pPr>
        <w:spacing w:before="100" w:beforeAutospacing="1" w:after="100" w:afterAutospacing="1" w:line="240" w:lineRule="auto"/>
        <w:rPr>
          <w:rFonts w:eastAsia="Times New Roman" w:cs="Times New Roman"/>
          <w:kern w:val="0"/>
          <w:lang w:val="en-KE" w:eastAsia="en-KE"/>
          <w14:ligatures w14:val="none"/>
        </w:rPr>
      </w:pPr>
      <w:r w:rsidRPr="002E1F18">
        <w:rPr>
          <w:rFonts w:eastAsia="Times New Roman" w:cs="Times New Roman"/>
          <w:kern w:val="0"/>
          <w:lang w:val="en-KE" w:eastAsia="en-KE"/>
          <w14:ligatures w14:val="none"/>
        </w:rPr>
        <w:t xml:space="preserve">For now, I will keep focused on </w:t>
      </w:r>
      <w:r w:rsidRPr="002E1F18">
        <w:rPr>
          <w:rFonts w:eastAsia="Times New Roman" w:cs="Times New Roman"/>
          <w:b/>
          <w:bCs/>
          <w:kern w:val="0"/>
          <w:lang w:val="en-KE" w:eastAsia="en-KE"/>
          <w14:ligatures w14:val="none"/>
        </w:rPr>
        <w:t>Pipeline A: Edge Extraction</w:t>
      </w:r>
      <w:r w:rsidRPr="002E1F18">
        <w:rPr>
          <w:rFonts w:eastAsia="Times New Roman" w:cs="Times New Roman"/>
          <w:kern w:val="0"/>
          <w:lang w:val="en-KE" w:eastAsia="en-KE"/>
          <w14:ligatures w14:val="none"/>
        </w:rPr>
        <w:t xml:space="preserve"> to build the strategy tools (Parabolic SAR, Keltner, etc.) that you will apply to </w:t>
      </w:r>
      <w:r w:rsidRPr="002E1F18">
        <w:rPr>
          <w:rFonts w:eastAsia="Times New Roman" w:cs="Times New Roman"/>
          <w:i/>
          <w:iCs/>
          <w:kern w:val="0"/>
          <w:lang w:val="en-KE" w:eastAsia="en-KE"/>
          <w14:ligatures w14:val="none"/>
        </w:rPr>
        <w:t>whichever</w:t>
      </w:r>
      <w:r w:rsidRPr="002E1F18">
        <w:rPr>
          <w:rFonts w:eastAsia="Times New Roman" w:cs="Times New Roman"/>
          <w:kern w:val="0"/>
          <w:lang w:val="en-KE" w:eastAsia="en-KE"/>
          <w14:ligatures w14:val="none"/>
        </w:rPr>
        <w:t xml:space="preserve"> assets you select.</w:t>
      </w:r>
    </w:p>
    <w:p w14:paraId="6CC52830" w14:textId="77777777" w:rsidR="00C87BAE" w:rsidRDefault="00C87BAE" w:rsidP="00532CD1"/>
    <w:p w14:paraId="3DC7FDBE" w14:textId="77777777" w:rsidR="00C87BAE" w:rsidRDefault="00C87BAE" w:rsidP="00532CD1"/>
    <w:p w14:paraId="05878655" w14:textId="77777777" w:rsidR="00C87BAE" w:rsidRDefault="00C87BAE" w:rsidP="00532CD1"/>
    <w:p w14:paraId="6CC14737" w14:textId="77777777" w:rsidR="00C87BAE" w:rsidRPr="00C87BAE" w:rsidRDefault="00C87BAE" w:rsidP="00C87BAE">
      <w:pPr>
        <w:pBdr>
          <w:top w:val="single" w:sz="2" w:space="0" w:color="E5E7EB"/>
          <w:left w:val="single" w:sz="2" w:space="0" w:color="E5E7EB"/>
          <w:bottom w:val="single" w:sz="2" w:space="0" w:color="E5E7EB"/>
          <w:right w:val="single" w:sz="2" w:space="0" w:color="E5E7EB"/>
        </w:pBdr>
        <w:shd w:val="clear" w:color="auto" w:fill="1D1D20"/>
        <w:spacing w:after="192" w:line="240" w:lineRule="auto"/>
        <w:outlineLvl w:val="1"/>
        <w:rPr>
          <w:rFonts w:ascii="Arial" w:eastAsia="Times New Roman" w:hAnsi="Arial" w:cs="Arial"/>
          <w:b/>
          <w:bCs/>
          <w:color w:val="F4F4F6"/>
          <w:kern w:val="0"/>
          <w:sz w:val="34"/>
          <w:szCs w:val="34"/>
          <w:lang w:val="en-KE" w:eastAsia="en-KE"/>
          <w14:ligatures w14:val="none"/>
        </w:rPr>
      </w:pPr>
      <w:r w:rsidRPr="00C87BAE">
        <w:rPr>
          <w:rFonts w:ascii="Arial" w:eastAsia="Times New Roman" w:hAnsi="Arial" w:cs="Arial"/>
          <w:b/>
          <w:bCs/>
          <w:color w:val="F4F4F6"/>
          <w:kern w:val="0"/>
          <w:sz w:val="34"/>
          <w:szCs w:val="34"/>
          <w:lang w:val="en-KE" w:eastAsia="en-KE"/>
          <w14:ligatures w14:val="none"/>
        </w:rPr>
        <w:t>A Decision Matrix</w:t>
      </w:r>
    </w:p>
    <w:p w14:paraId="70434CF2" w14:textId="2EC20CA5" w:rsidR="002E1F18" w:rsidRDefault="00B71F6F" w:rsidP="00C87BAE">
      <w:pPr>
        <w:pStyle w:val="Title"/>
        <w:rPr>
          <w:ins w:id="169" w:author="Edwin Chege" w:date="2025-12-02T16:16:00Z"/>
        </w:rPr>
      </w:pPr>
      <w:r>
        <w:lastRenderedPageBreak/>
        <w:t>Create</w:t>
      </w:r>
      <w:r w:rsidR="00C87BAE" w:rsidRPr="00C87BAE">
        <w:t xml:space="preserve"> a System Selection Guide that helps you choose which protocol to deploy based on market conditions:</w:t>
      </w:r>
    </w:p>
    <w:p w14:paraId="00CC6E9E" w14:textId="77777777" w:rsidR="00532CD1" w:rsidRDefault="00532CD1" w:rsidP="00532CD1"/>
    <w:p w14:paraId="7BD3D2C3" w14:textId="1BF24505" w:rsidR="00532CD1" w:rsidRDefault="00B71F6F" w:rsidP="009642F1">
      <w:r>
        <w:t>What</w:t>
      </w:r>
      <w:r w:rsidR="006A48DA">
        <w:t xml:space="preserve"> is the </w:t>
      </w:r>
      <w:r w:rsidR="006A48DA" w:rsidRPr="00C67222">
        <w:rPr>
          <w:lang w:val="en-KE"/>
        </w:rPr>
        <w:t>equity index direction</w:t>
      </w:r>
      <w:r>
        <w:rPr>
          <w:lang w:val="en-KE"/>
        </w:rPr>
        <w:t>?</w:t>
      </w:r>
    </w:p>
    <w:p w14:paraId="073ACE7D" w14:textId="77777777" w:rsidR="00532CD1" w:rsidRDefault="00532CD1" w:rsidP="009642F1"/>
    <w:p w14:paraId="5591155E" w14:textId="77777777" w:rsidR="00281798" w:rsidRDefault="00281798" w:rsidP="009642F1">
      <w:pPr>
        <w:rPr>
          <w:rFonts w:ascii="Roboto" w:hAnsi="Roboto"/>
          <w:color w:val="C8C3BC"/>
        </w:rPr>
      </w:pPr>
      <w:r>
        <w:rPr>
          <w:rFonts w:ascii="Roboto" w:hAnsi="Roboto"/>
          <w:color w:val="C8C3BC"/>
        </w:rPr>
        <w:t>The United States observes the following holidays and closes for trading:</w:t>
      </w:r>
    </w:p>
    <w:p w14:paraId="39EDAB5D" w14:textId="77777777" w:rsidR="00281798" w:rsidRDefault="00281798" w:rsidP="009642F1">
      <w:pPr>
        <w:rPr>
          <w:rFonts w:ascii="Roboto" w:hAnsi="Roboto"/>
          <w:color w:val="C8C3BC"/>
        </w:rPr>
      </w:pPr>
      <w:r>
        <w:rPr>
          <w:rFonts w:ascii="Roboto" w:hAnsi="Roboto"/>
          <w:color w:val="C8C3BC"/>
        </w:rPr>
        <w:t>New Year's Day (January 1st)</w:t>
      </w:r>
    </w:p>
    <w:p w14:paraId="6DD3DE0F" w14:textId="77777777" w:rsidR="00281798" w:rsidRDefault="00281798" w:rsidP="009642F1">
      <w:pPr>
        <w:rPr>
          <w:rFonts w:ascii="Roboto" w:hAnsi="Roboto"/>
          <w:color w:val="C8C3BC"/>
        </w:rPr>
      </w:pPr>
      <w:r>
        <w:rPr>
          <w:rFonts w:ascii="Roboto" w:hAnsi="Roboto"/>
          <w:color w:val="C8C3BC"/>
        </w:rPr>
        <w:t>Martin Luther King Jr. Day (third Monday in January)</w:t>
      </w:r>
    </w:p>
    <w:p w14:paraId="73FAC607" w14:textId="77777777" w:rsidR="00281798" w:rsidRDefault="00281798" w:rsidP="009642F1">
      <w:pPr>
        <w:rPr>
          <w:rFonts w:ascii="Roboto" w:hAnsi="Roboto"/>
          <w:color w:val="C8C3BC"/>
        </w:rPr>
      </w:pPr>
      <w:r>
        <w:rPr>
          <w:rFonts w:ascii="Roboto" w:hAnsi="Roboto"/>
          <w:color w:val="C8C3BC"/>
        </w:rPr>
        <w:t>Presidents' Day (third Monday in February)</w:t>
      </w:r>
    </w:p>
    <w:p w14:paraId="768BFFFD" w14:textId="77777777" w:rsidR="00281798" w:rsidRDefault="00281798" w:rsidP="009642F1">
      <w:pPr>
        <w:rPr>
          <w:rFonts w:ascii="Roboto" w:hAnsi="Roboto"/>
          <w:color w:val="C8C3BC"/>
        </w:rPr>
      </w:pPr>
      <w:r>
        <w:rPr>
          <w:rFonts w:ascii="Roboto" w:hAnsi="Roboto"/>
          <w:color w:val="C8C3BC"/>
        </w:rPr>
        <w:t>Good Friday (the Friday before Easter Sunday)</w:t>
      </w:r>
    </w:p>
    <w:p w14:paraId="73E87A14" w14:textId="77777777" w:rsidR="00281798" w:rsidRDefault="00281798" w:rsidP="009642F1">
      <w:pPr>
        <w:rPr>
          <w:rFonts w:ascii="Roboto" w:hAnsi="Roboto"/>
          <w:color w:val="C8C3BC"/>
        </w:rPr>
      </w:pPr>
      <w:r>
        <w:rPr>
          <w:rFonts w:ascii="Roboto" w:hAnsi="Roboto"/>
          <w:color w:val="C8C3BC"/>
        </w:rPr>
        <w:t>Memorial Day (last Monday in May)</w:t>
      </w:r>
    </w:p>
    <w:p w14:paraId="38A04422" w14:textId="77777777" w:rsidR="00281798" w:rsidRDefault="00281798" w:rsidP="009642F1">
      <w:pPr>
        <w:rPr>
          <w:rFonts w:ascii="Roboto" w:hAnsi="Roboto"/>
          <w:color w:val="C8C3BC"/>
        </w:rPr>
      </w:pPr>
      <w:r>
        <w:rPr>
          <w:rFonts w:ascii="Roboto" w:hAnsi="Roboto"/>
          <w:color w:val="C8C3BC"/>
        </w:rPr>
        <w:t>Independence Day (July 4th)</w:t>
      </w:r>
    </w:p>
    <w:p w14:paraId="7762915C" w14:textId="1B555F79" w:rsidR="00281798" w:rsidRDefault="00B71F6F" w:rsidP="009642F1">
      <w:pPr>
        <w:rPr>
          <w:rFonts w:ascii="Roboto" w:hAnsi="Roboto"/>
          <w:color w:val="C8C3BC"/>
        </w:rPr>
      </w:pPr>
      <w:r>
        <w:rPr>
          <w:rFonts w:ascii="Roboto" w:hAnsi="Roboto"/>
          <w:color w:val="C8C3BC"/>
        </w:rPr>
        <w:t>Labour</w:t>
      </w:r>
      <w:r w:rsidR="00281798">
        <w:rPr>
          <w:rFonts w:ascii="Roboto" w:hAnsi="Roboto"/>
          <w:color w:val="C8C3BC"/>
        </w:rPr>
        <w:t xml:space="preserve"> Day (the first Monday in September)</w:t>
      </w:r>
    </w:p>
    <w:p w14:paraId="1B6F5B6E" w14:textId="77777777" w:rsidR="00281798" w:rsidRDefault="00281798" w:rsidP="009642F1">
      <w:pPr>
        <w:rPr>
          <w:rFonts w:ascii="Roboto" w:hAnsi="Roboto"/>
          <w:color w:val="C8C3BC"/>
        </w:rPr>
      </w:pPr>
      <w:r>
        <w:rPr>
          <w:rFonts w:ascii="Roboto" w:hAnsi="Roboto"/>
          <w:color w:val="C8C3BC"/>
        </w:rPr>
        <w:t>Thanksgiving Day (the fourth Thursday in November)</w:t>
      </w:r>
    </w:p>
    <w:p w14:paraId="1A1338BF" w14:textId="77777777" w:rsidR="00281798" w:rsidRDefault="00281798" w:rsidP="009642F1">
      <w:pPr>
        <w:rPr>
          <w:rFonts w:ascii="Roboto" w:hAnsi="Roboto"/>
          <w:color w:val="C8C3BC"/>
        </w:rPr>
      </w:pPr>
      <w:r>
        <w:rPr>
          <w:rFonts w:ascii="Roboto" w:hAnsi="Roboto"/>
          <w:color w:val="C8C3BC"/>
        </w:rPr>
        <w:t>Christmas Day (December 25th)</w:t>
      </w:r>
    </w:p>
    <w:p w14:paraId="6CFC1576" w14:textId="77777777" w:rsidR="00532CD1" w:rsidRDefault="00532CD1" w:rsidP="009642F1"/>
    <w:p w14:paraId="1B2823F2" w14:textId="77777777" w:rsidR="00532CD1" w:rsidRDefault="00532CD1" w:rsidP="009642F1"/>
    <w:p w14:paraId="0C98A73F" w14:textId="1973BFC7" w:rsidR="00413CA3" w:rsidRPr="00413CA3" w:rsidRDefault="00413CA3" w:rsidP="009642F1">
      <w:pPr>
        <w:rPr>
          <w:rFonts w:ascii="Arial" w:hAnsi="Arial" w:cs="Arial"/>
          <w:color w:val="F4F0EB"/>
          <w:sz w:val="21"/>
          <w:szCs w:val="21"/>
        </w:rPr>
      </w:pPr>
      <w:r w:rsidRPr="00413CA3">
        <w:rPr>
          <w:rStyle w:val="Heading1Char"/>
          <w:color w:val="E7E6E6" w:themeColor="background2"/>
        </w:rPr>
        <w:t xml:space="preserve">In deciding on how to </w:t>
      </w:r>
      <w:r w:rsidR="00B71F6F">
        <w:rPr>
          <w:rStyle w:val="Heading1Char"/>
          <w:color w:val="E7E6E6" w:themeColor="background2"/>
        </w:rPr>
        <w:t>tackle</w:t>
      </w:r>
      <w:r w:rsidRPr="00413CA3">
        <w:rPr>
          <w:rStyle w:val="Heading1Char"/>
          <w:color w:val="E7E6E6" w:themeColor="background2"/>
        </w:rPr>
        <w:t xml:space="preserve"> lessons: Rule</w:t>
      </w:r>
      <w:r w:rsidRPr="00413CA3">
        <w:rPr>
          <w:rFonts w:ascii="Arial" w:hAnsi="Arial" w:cs="Arial"/>
          <w:color w:val="E7E6E6" w:themeColor="background2"/>
          <w:sz w:val="21"/>
          <w:szCs w:val="21"/>
        </w:rPr>
        <w:t xml:space="preserve"> </w:t>
      </w:r>
      <w:r w:rsidRPr="00413CA3">
        <w:rPr>
          <w:rFonts w:ascii="Arial" w:hAnsi="Arial" w:cs="Arial"/>
          <w:color w:val="F4F0EB"/>
          <w:sz w:val="21"/>
          <w:szCs w:val="21"/>
        </w:rPr>
        <w:t>of Thumb:</w:t>
      </w:r>
    </w:p>
    <w:p w14:paraId="5754CC97" w14:textId="502FC00B" w:rsidR="00413CA3" w:rsidRPr="00413CA3" w:rsidRDefault="00413CA3" w:rsidP="009642F1">
      <w:pPr>
        <w:rPr>
          <w:rFonts w:ascii="Arial" w:eastAsia="Times New Roman" w:hAnsi="Arial" w:cs="Arial"/>
          <w:color w:val="F4F0EB"/>
          <w:kern w:val="0"/>
          <w:sz w:val="21"/>
          <w:szCs w:val="21"/>
          <w:lang w:val="en-KE" w:eastAsia="en-KE"/>
          <w14:ligatures w14:val="none"/>
        </w:rPr>
      </w:pPr>
      <w:r w:rsidRPr="00413CA3">
        <w:rPr>
          <w:rFonts w:ascii="Arial" w:eastAsia="Times New Roman" w:hAnsi="Arial" w:cs="Arial"/>
          <w:color w:val="F4F0EB"/>
          <w:kern w:val="0"/>
          <w:sz w:val="21"/>
          <w:szCs w:val="21"/>
          <w:lang w:val="en-KE" w:eastAsia="en-KE"/>
          <w14:ligatures w14:val="none"/>
        </w:rPr>
        <w:lastRenderedPageBreak/>
        <w:t>If lessons are Sequential (Part 1, Part 2, Part 3 of one topic)</w:t>
      </w:r>
      <w:r w:rsidRPr="00413CA3">
        <w:rPr>
          <w:rFonts w:ascii="Arial" w:eastAsia="Times New Roman" w:hAnsi="Arial" w:cs="Arial"/>
          <w:color w:val="F4F0EB"/>
          <w:kern w:val="0"/>
          <w:sz w:val="21"/>
          <w:szCs w:val="21"/>
          <w:lang w:val="en-KE" w:eastAsia="en-KE"/>
          <w14:ligatures w14:val="none"/>
        </w:rPr>
        <w:br/>
        <w:t>→</w:t>
      </w:r>
      <w:r w:rsidRPr="00413CA3">
        <w:rPr>
          <w:rFonts w:ascii="Arial" w:eastAsia="Times New Roman" w:hAnsi="Arial" w:cs="Arial"/>
          <w:color w:val="F4F0EB"/>
          <w:kern w:val="0"/>
          <w:sz w:val="21"/>
          <w:szCs w:val="21"/>
          <w:lang w:val="en-KE" w:eastAsia="en-KE"/>
          <w14:ligatures w14:val="none"/>
        </w:rPr>
        <w:br/>
        <w:t>→ Combine BEFORE Processing.</w:t>
      </w:r>
      <w:r w:rsidRPr="00413CA3">
        <w:rPr>
          <w:rFonts w:ascii="Arial" w:eastAsia="Times New Roman" w:hAnsi="Arial" w:cs="Arial"/>
          <w:color w:val="F4F0EB"/>
          <w:kern w:val="0"/>
          <w:sz w:val="21"/>
          <w:szCs w:val="21"/>
          <w:lang w:val="en-KE" w:eastAsia="en-KE"/>
          <w14:ligatures w14:val="none"/>
        </w:rPr>
        <w:br/>
        <w:t xml:space="preserve">If lessons are Competitors (Strategy A </w:t>
      </w:r>
      <w:r w:rsidR="00B71F6F">
        <w:rPr>
          <w:rFonts w:ascii="Arial" w:eastAsia="Times New Roman" w:hAnsi="Arial" w:cs="Arial"/>
          <w:color w:val="F4F0EB"/>
          <w:kern w:val="0"/>
          <w:sz w:val="21"/>
          <w:szCs w:val="21"/>
          <w:lang w:val="en-KE" w:eastAsia="en-KE"/>
          <w14:ligatures w14:val="none"/>
        </w:rPr>
        <w:t>vs</w:t>
      </w:r>
      <w:r w:rsidRPr="00413CA3">
        <w:rPr>
          <w:rFonts w:ascii="Arial" w:eastAsia="Times New Roman" w:hAnsi="Arial" w:cs="Arial"/>
          <w:color w:val="F4F0EB"/>
          <w:kern w:val="0"/>
          <w:sz w:val="21"/>
          <w:szCs w:val="21"/>
          <w:lang w:val="en-KE" w:eastAsia="en-KE"/>
          <w14:ligatures w14:val="none"/>
        </w:rPr>
        <w:t xml:space="preserve"> Strategy B)</w:t>
      </w:r>
      <w:r w:rsidRPr="00413CA3">
        <w:rPr>
          <w:rFonts w:ascii="Arial" w:eastAsia="Times New Roman" w:hAnsi="Arial" w:cs="Arial"/>
          <w:color w:val="F4F0EB"/>
          <w:kern w:val="0"/>
          <w:sz w:val="21"/>
          <w:szCs w:val="21"/>
          <w:lang w:val="en-KE" w:eastAsia="en-KE"/>
          <w14:ligatures w14:val="none"/>
        </w:rPr>
        <w:br/>
        <w:t>→</w:t>
      </w:r>
      <w:r w:rsidRPr="00413CA3">
        <w:rPr>
          <w:rFonts w:ascii="Arial" w:eastAsia="Times New Roman" w:hAnsi="Arial" w:cs="Arial"/>
          <w:color w:val="F4F0EB"/>
          <w:kern w:val="0"/>
          <w:sz w:val="21"/>
          <w:szCs w:val="21"/>
          <w:lang w:val="en-KE" w:eastAsia="en-KE"/>
          <w14:ligatures w14:val="none"/>
        </w:rPr>
        <w:br/>
        <w:t xml:space="preserve">→ Process SEPARATELY, then </w:t>
      </w:r>
      <w:r w:rsidR="00B71F6F">
        <w:rPr>
          <w:rFonts w:ascii="Arial" w:eastAsia="Times New Roman" w:hAnsi="Arial" w:cs="Arial"/>
          <w:color w:val="F4F0EB"/>
          <w:kern w:val="0"/>
          <w:sz w:val="21"/>
          <w:szCs w:val="21"/>
          <w:lang w:val="en-KE" w:eastAsia="en-KE"/>
          <w14:ligatures w14:val="none"/>
        </w:rPr>
        <w:t>Synthesise</w:t>
      </w:r>
      <w:r w:rsidRPr="00413CA3">
        <w:rPr>
          <w:rFonts w:ascii="Arial" w:eastAsia="Times New Roman" w:hAnsi="Arial" w:cs="Arial"/>
          <w:color w:val="F4F0EB"/>
          <w:kern w:val="0"/>
          <w:sz w:val="21"/>
          <w:szCs w:val="21"/>
          <w:lang w:val="en-KE" w:eastAsia="en-KE"/>
          <w14:ligatures w14:val="none"/>
        </w:rPr>
        <w:t xml:space="preserve"> later.</w:t>
      </w:r>
    </w:p>
    <w:p w14:paraId="2CFF183B" w14:textId="7366792B" w:rsidR="00532CD1" w:rsidRDefault="005163D0" w:rsidP="009642F1">
      <w:r>
        <w:t>08/04/2026</w:t>
      </w:r>
    </w:p>
    <w:p w14:paraId="3D43500C" w14:textId="7F96A23F" w:rsidR="005163D0" w:rsidRDefault="005163D0" w:rsidP="009642F1">
      <w:r>
        <w:t xml:space="preserve">If I can have a master </w:t>
      </w:r>
      <w:r w:rsidR="00B71F6F">
        <w:t>Claude</w:t>
      </w:r>
      <w:r>
        <w:t xml:space="preserve"> cowork project chat that knows that my actual goal is to be profitable as a forex trader</w:t>
      </w:r>
      <w:r w:rsidR="00B71F6F">
        <w:t>,</w:t>
      </w:r>
      <w:r>
        <w:t xml:space="preserve"> and all this has been part of my journey to make that happen</w:t>
      </w:r>
      <w:r w:rsidR="00B71F6F">
        <w:t>,</w:t>
      </w:r>
      <w:r>
        <w:t xml:space="preserve"> and understand that I am open to </w:t>
      </w:r>
      <w:r w:rsidR="00B71F6F">
        <w:t>criticism</w:t>
      </w:r>
      <w:r>
        <w:t>, iterating and improving our processes, grateful for the journey</w:t>
      </w:r>
      <w:r w:rsidR="00B71F6F">
        <w:t>,</w:t>
      </w:r>
      <w:r>
        <w:t xml:space="preserve"> but the goal is to make money from forex. A lot of it.</w:t>
      </w:r>
      <w:r w:rsidR="00F165F3">
        <w:t xml:space="preserve">   In case I forget to say this later on, the deep research in </w:t>
      </w:r>
      <w:r w:rsidR="00B71F6F">
        <w:t>the creation of the protocols was compiled from 3 different deep research AIs</w:t>
      </w:r>
      <w:r w:rsidR="00F165F3">
        <w:t>.</w:t>
      </w:r>
    </w:p>
    <w:p w14:paraId="3D93EF23" w14:textId="299A1B55" w:rsidR="005C4C4D" w:rsidRDefault="005C4C4D" w:rsidP="009642F1">
      <w:r>
        <w:t xml:space="preserve">*Claude should always respond </w:t>
      </w:r>
      <w:r w:rsidR="00B71F6F">
        <w:t>as concisely</w:t>
      </w:r>
      <w:r>
        <w:t xml:space="preserve"> </w:t>
      </w:r>
      <w:r w:rsidR="00B71F6F">
        <w:t xml:space="preserve">as </w:t>
      </w:r>
      <w:r>
        <w:t>possible while giving relevant information to save on tokens</w:t>
      </w:r>
    </w:p>
    <w:p w14:paraId="7D108A0A" w14:textId="77777777" w:rsidR="005B4668" w:rsidRPr="005B4668" w:rsidRDefault="005B4668" w:rsidP="009642F1">
      <w:pPr>
        <w:rPr>
          <w:rFonts w:eastAsia="Times New Roman" w:cs="Times New Roman"/>
          <w:color w:val="141413"/>
          <w:spacing w:val="-2"/>
          <w:kern w:val="0"/>
          <w:sz w:val="30"/>
          <w:szCs w:val="30"/>
          <w:lang w:val="en-KE" w:eastAsia="en-KE"/>
          <w14:ligatures w14:val="none"/>
        </w:rPr>
      </w:pPr>
      <w:r>
        <w:t xml:space="preserve">* We need to review and update periodically: </w:t>
      </w:r>
      <w:r w:rsidRPr="005B4668">
        <w:rPr>
          <w:rFonts w:eastAsia="Times New Roman" w:cs="Times New Roman"/>
          <w:color w:val="141413"/>
          <w:spacing w:val="-2"/>
          <w:kern w:val="0"/>
          <w:sz w:val="30"/>
          <w:szCs w:val="30"/>
          <w:lang w:val="en-KE" w:eastAsia="en-KE"/>
          <w14:ligatures w14:val="none"/>
        </w:rPr>
        <w:t>Keep your knowledge base current. Outdated documents can lead to outdated responses. Review and update your project knowledge periodically.</w:t>
      </w:r>
    </w:p>
    <w:p w14:paraId="44374A73" w14:textId="2D3BFFB0" w:rsidR="005B4668" w:rsidRDefault="005B4668" w:rsidP="009642F1">
      <w:r>
        <w:t>*</w:t>
      </w:r>
    </w:p>
    <w:p w14:paraId="71CCE025" w14:textId="7A7C6132" w:rsidR="005B4668" w:rsidRDefault="005B4668" w:rsidP="009642F1">
      <w:pPr>
        <w:rPr>
          <w:color w:val="141413"/>
          <w:spacing w:val="-2"/>
          <w:sz w:val="30"/>
          <w:szCs w:val="30"/>
          <w:shd w:val="clear" w:color="auto" w:fill="FAF9F5"/>
        </w:rPr>
      </w:pPr>
      <w:r>
        <w:rPr>
          <w:color w:val="141413"/>
          <w:spacing w:val="-2"/>
          <w:sz w:val="30"/>
          <w:szCs w:val="30"/>
          <w:shd w:val="clear" w:color="auto" w:fill="FAF9F5"/>
        </w:rPr>
        <w:t xml:space="preserve">Custom Skills can codify entire repeatable workflows — a quarterly variance analysis methodology, a brand voice review process, or a compliance checklist ---I feel like </w:t>
      </w:r>
      <w:r w:rsidR="00B71F6F">
        <w:rPr>
          <w:color w:val="141413"/>
          <w:spacing w:val="-2"/>
          <w:sz w:val="30"/>
          <w:szCs w:val="30"/>
          <w:shd w:val="clear" w:color="auto" w:fill="FAF9F5"/>
        </w:rPr>
        <w:t>this</w:t>
      </w:r>
      <w:r>
        <w:rPr>
          <w:color w:val="141413"/>
          <w:spacing w:val="-2"/>
          <w:sz w:val="30"/>
          <w:szCs w:val="30"/>
          <w:shd w:val="clear" w:color="auto" w:fill="FAF9F5"/>
        </w:rPr>
        <w:t xml:space="preserve"> would be very important for our project</w:t>
      </w:r>
      <w:r w:rsidR="00B71F6F">
        <w:rPr>
          <w:color w:val="141413"/>
          <w:spacing w:val="-2"/>
          <w:sz w:val="30"/>
          <w:szCs w:val="30"/>
          <w:shd w:val="clear" w:color="auto" w:fill="FAF9F5"/>
        </w:rPr>
        <w:t>.</w:t>
      </w:r>
    </w:p>
    <w:p w14:paraId="6AD85915" w14:textId="4A8E9619" w:rsidR="005B4668" w:rsidRDefault="005B4668" w:rsidP="009642F1">
      <w:r>
        <w:lastRenderedPageBreak/>
        <w:t>*</w:t>
      </w:r>
    </w:p>
    <w:p w14:paraId="5B2112B9" w14:textId="47A893CC" w:rsidR="005B4668" w:rsidRDefault="005B4668" w:rsidP="009642F1">
      <w:r>
        <w:t xml:space="preserve">We can have a project which collects our trades and updates them in a </w:t>
      </w:r>
      <w:r w:rsidR="00B71F6F">
        <w:t>single Excel</w:t>
      </w:r>
      <w:r>
        <w:t xml:space="preserve"> file. </w:t>
      </w:r>
      <w:r w:rsidR="00B71F6F">
        <w:t>It</w:t>
      </w:r>
      <w:r>
        <w:t xml:space="preserve"> can include things like </w:t>
      </w:r>
      <w:r w:rsidR="00B71F6F">
        <w:t>whether</w:t>
      </w:r>
      <w:r>
        <w:t xml:space="preserve"> </w:t>
      </w:r>
      <w:r w:rsidR="00B71F6F">
        <w:t>the</w:t>
      </w:r>
      <w:r>
        <w:t xml:space="preserve"> trades followed a particular protocol, or </w:t>
      </w:r>
      <w:r w:rsidR="004C0F31">
        <w:t>not, because sometimes I do take trades based on signals and just my own private analysis away from the protocols</w:t>
      </w:r>
      <w:r w:rsidR="00B71F6F">
        <w:t>,</w:t>
      </w:r>
      <w:r w:rsidR="004C0F31">
        <w:t xml:space="preserve"> as long as other normal</w:t>
      </w:r>
      <w:r w:rsidR="00B71F6F">
        <w:t>,</w:t>
      </w:r>
      <w:r w:rsidR="004C0F31">
        <w:t xml:space="preserve"> important metrics like risk, profit loss</w:t>
      </w:r>
      <w:r w:rsidR="00B71F6F">
        <w:t>,</w:t>
      </w:r>
      <w:r w:rsidR="004C0F31">
        <w:t xml:space="preserve"> etc</w:t>
      </w:r>
    </w:p>
    <w:p w14:paraId="418DC21E" w14:textId="0808604D" w:rsidR="001422CE" w:rsidRDefault="001422CE" w:rsidP="009642F1">
      <w:pPr>
        <w:rPr>
          <w:color w:val="141413"/>
          <w:spacing w:val="-2"/>
          <w:sz w:val="30"/>
          <w:szCs w:val="30"/>
          <w:shd w:val="clear" w:color="auto" w:fill="FAF9F5"/>
        </w:rPr>
      </w:pPr>
      <w:r>
        <w:t xml:space="preserve">*Claude should have </w:t>
      </w:r>
      <w:r w:rsidR="00B71F6F">
        <w:t>access</w:t>
      </w:r>
      <w:r>
        <w:t xml:space="preserve"> to </w:t>
      </w:r>
      <w:r>
        <w:rPr>
          <w:color w:val="141413"/>
          <w:spacing w:val="-2"/>
          <w:sz w:val="30"/>
          <w:szCs w:val="30"/>
          <w:shd w:val="clear" w:color="auto" w:fill="FAF9F5"/>
        </w:rPr>
        <w:t>create updated versions of my files</w:t>
      </w:r>
    </w:p>
    <w:p w14:paraId="734C5B28" w14:textId="763DBAB6" w:rsidR="001422CE" w:rsidRDefault="00AA0E4D" w:rsidP="009642F1">
      <w:r>
        <w:t xml:space="preserve">Can I have connectors to </w:t>
      </w:r>
      <w:r w:rsidR="00B71F6F">
        <w:t>TradingView, MT5, X.com, and Truth Social</w:t>
      </w:r>
      <w:r>
        <w:t xml:space="preserve">? </w:t>
      </w:r>
      <w:r w:rsidR="00B71F6F">
        <w:t>And</w:t>
      </w:r>
      <w:r>
        <w:t xml:space="preserve"> other forex/</w:t>
      </w:r>
      <w:r w:rsidR="00B71F6F">
        <w:t>stocks-related</w:t>
      </w:r>
      <w:r>
        <w:t xml:space="preserve"> websites?</w:t>
      </w:r>
    </w:p>
    <w:p w14:paraId="57DFE392" w14:textId="4BBE9018" w:rsidR="003114CC" w:rsidRDefault="009E6480" w:rsidP="009642F1">
      <w:r>
        <w:t xml:space="preserve">Comment to </w:t>
      </w:r>
      <w:r w:rsidR="00B71F6F">
        <w:t>Claude if you think there is a better way to do a task, please recommend it either in the usage of Claude and its offerings themselves or in the building</w:t>
      </w:r>
      <w:r w:rsidR="002A1BB0">
        <w:t xml:space="preserve"> of our project.</w:t>
      </w:r>
    </w:p>
    <w:p w14:paraId="49C4CB49" w14:textId="31648A03" w:rsidR="005A61E8" w:rsidRDefault="005A61E8" w:rsidP="009642F1">
      <w:r>
        <w:t xml:space="preserve">I was thinking we have a gautlet </w:t>
      </w:r>
      <w:r w:rsidR="00B71F6F">
        <w:t>script</w:t>
      </w:r>
      <w:r>
        <w:t xml:space="preserve"> that analyses various things like </w:t>
      </w:r>
      <w:r w:rsidR="00B71F6F">
        <w:t>RSI</w:t>
      </w:r>
      <w:r>
        <w:t xml:space="preserve">, </w:t>
      </w:r>
      <w:r w:rsidR="00B71F6F">
        <w:t>SMA</w:t>
      </w:r>
      <w:r>
        <w:t>, Bollinger bands</w:t>
      </w:r>
      <w:r w:rsidR="00B71F6F">
        <w:t>, etc.</w:t>
      </w:r>
      <w:r>
        <w:t>, is there a way</w:t>
      </w:r>
      <w:r w:rsidR="00B71F6F">
        <w:t>,</w:t>
      </w:r>
      <w:r>
        <w:t xml:space="preserve"> when we are looking back or backtesting</w:t>
      </w:r>
      <w:r w:rsidR="00B71F6F">
        <w:t>,</w:t>
      </w:r>
      <w:r>
        <w:t xml:space="preserve"> can we find or </w:t>
      </w:r>
      <w:r w:rsidR="00B71F6F">
        <w:t>recognise</w:t>
      </w:r>
      <w:r>
        <w:t xml:space="preserve"> instances where gold moved over</w:t>
      </w:r>
    </w:p>
    <w:p w14:paraId="220639E6" w14:textId="5DE99B12" w:rsidR="00C166C2" w:rsidRDefault="00C166C2" w:rsidP="009642F1">
      <w:r>
        <w:t>*</w:t>
      </w:r>
    </w:p>
    <w:p w14:paraId="45C427D5" w14:textId="70A2E7DD" w:rsidR="00C166C2" w:rsidRDefault="00C166C2" w:rsidP="009642F1">
      <w:r w:rsidRPr="00C166C2">
        <w:rPr>
          <w:rStyle w:val="Heading1Char"/>
        </w:rPr>
        <w:t>"Act as an expert algorithmic trader and Pine Script v</w:t>
      </w:r>
      <w:r w:rsidR="000425D1">
        <w:rPr>
          <w:rStyle w:val="Heading1Char"/>
        </w:rPr>
        <w:t>6</w:t>
      </w:r>
      <w:r w:rsidRPr="00C166C2">
        <w:rPr>
          <w:rStyle w:val="Heading1Char"/>
        </w:rPr>
        <w:t xml:space="preserve"> developer.</w:t>
      </w:r>
      <w:r>
        <w:t xml:space="preserve"> My objective is to backtest and extract historical data on the market conditions immediately preceding large volatility expansions in XAUUSD (Gold).</w:t>
      </w:r>
    </w:p>
    <w:p w14:paraId="1138DFF6" w14:textId="77777777" w:rsidR="00C166C2" w:rsidRDefault="00C166C2" w:rsidP="009642F1">
      <w:r>
        <w:rPr>
          <w:b/>
          <w:bCs/>
        </w:rPr>
        <w:t>The Core Logic:</w:t>
      </w:r>
    </w:p>
    <w:p w14:paraId="4DF4A214" w14:textId="77777777" w:rsidR="00C166C2" w:rsidRDefault="00C166C2" w:rsidP="009642F1">
      <w:r>
        <w:rPr>
          <w:b/>
          <w:bCs/>
        </w:rPr>
        <w:t>Identify the 'Event':</w:t>
      </w:r>
      <w:r>
        <w:t xml:space="preserve"> A price move of 500 to 1000 pips ($5.00 to $10.00) occurring within a defined short window (e.g., 1 to 4 hours).</w:t>
      </w:r>
    </w:p>
    <w:p w14:paraId="3CFABE92" w14:textId="77777777" w:rsidR="00C166C2" w:rsidRDefault="00C166C2" w:rsidP="009642F1">
      <w:r>
        <w:rPr>
          <w:b/>
          <w:bCs/>
        </w:rPr>
        <w:t>The 'Lookback Snapshot':</w:t>
      </w:r>
      <w:r>
        <w:t xml:space="preserve"> When an Event is identified, the script must look back at the </w:t>
      </w:r>
      <w:r>
        <w:rPr>
          <w:i/>
          <w:iCs/>
        </w:rPr>
        <w:t>n</w:t>
      </w:r>
      <w:r>
        <w:t xml:space="preserve"> bars immediately preceding the start of the move.</w:t>
      </w:r>
    </w:p>
    <w:p w14:paraId="7A6DB0B1" w14:textId="77777777" w:rsidR="00C166C2" w:rsidRDefault="00C166C2" w:rsidP="009642F1">
      <w:r>
        <w:rPr>
          <w:b/>
          <w:bCs/>
        </w:rPr>
        <w:lastRenderedPageBreak/>
        <w:t>The Data Capture:</w:t>
      </w:r>
      <w:r>
        <w:t xml:space="preserve"> I need to capture the exact state of specific technical indicators at that pre-breakout moment (e.g., RSI, ADX, and distance from the 20 EMA).</w:t>
      </w:r>
    </w:p>
    <w:p w14:paraId="5D206558" w14:textId="77777777" w:rsidR="00C166C2" w:rsidRDefault="00C166C2" w:rsidP="009642F1">
      <w:r>
        <w:rPr>
          <w:b/>
          <w:bCs/>
        </w:rPr>
        <w:t>My Questions and Tasks for You:</w:t>
      </w:r>
    </w:p>
    <w:p w14:paraId="3EDCC24D" w14:textId="1DB77DB2" w:rsidR="00C166C2" w:rsidRDefault="00C166C2" w:rsidP="009642F1">
      <w:r>
        <w:rPr>
          <w:b/>
          <w:bCs/>
        </w:rPr>
        <w:t>Feasibility:</w:t>
      </w:r>
      <w:r>
        <w:t xml:space="preserve"> Is this logic structurally possible to code in Pine Script v5 using the </w:t>
      </w:r>
      <w:r>
        <w:rPr>
          <w:rStyle w:val="HTMLCode"/>
          <w:rFonts w:eastAsiaTheme="majorEastAsia"/>
        </w:rPr>
        <w:t>ta</w:t>
      </w:r>
      <w:r w:rsidR="00B71F6F">
        <w:rPr>
          <w:rStyle w:val="HTMLCode"/>
          <w:rFonts w:eastAsiaTheme="majorEastAsia"/>
        </w:rPr>
        <w:t>? value when</w:t>
      </w:r>
      <w:r>
        <w:t xml:space="preserve"> or historical reference </w:t>
      </w:r>
      <w:r>
        <w:rPr>
          <w:rStyle w:val="HTMLCode"/>
          <w:rFonts w:eastAsiaTheme="majorEastAsia"/>
        </w:rPr>
        <w:t>[]</w:t>
      </w:r>
      <w:r>
        <w:t xml:space="preserve"> operators?</w:t>
      </w:r>
    </w:p>
    <w:p w14:paraId="3616DBF0" w14:textId="36E9D2EA" w:rsidR="00C166C2" w:rsidRDefault="00C166C2" w:rsidP="009642F1">
      <w:r>
        <w:rPr>
          <w:b/>
          <w:bCs/>
        </w:rPr>
        <w:t>The Code:</w:t>
      </w:r>
      <w:r>
        <w:t xml:space="preserve"> Please write the initial Pine Script v</w:t>
      </w:r>
      <w:r w:rsidR="00B3524C">
        <w:t>6</w:t>
      </w:r>
      <w:r>
        <w:t xml:space="preserve"> code to achieve this. You can use a 14-period RSI and the distance from a 20-period EMA as the placeholder indicators to track.</w:t>
      </w:r>
    </w:p>
    <w:p w14:paraId="26006978" w14:textId="77777777" w:rsidR="00C166C2" w:rsidRDefault="00C166C2" w:rsidP="009642F1">
      <w:r>
        <w:rPr>
          <w:b/>
          <w:bCs/>
        </w:rPr>
        <w:t>Data Export Workaround:</w:t>
      </w:r>
      <w:r>
        <w:t xml:space="preserve"> I know TradingView does not have a simple 'Export to CSV' button for historical chart indicator values. Please build the script to output this captured data into a visually clean </w:t>
      </w:r>
      <w:r>
        <w:rPr>
          <w:b/>
          <w:bCs/>
        </w:rPr>
        <w:t>TradingView Table</w:t>
      </w:r>
      <w:r>
        <w:t xml:space="preserve"> on the chart so I can manually review/copy it, OR format the output into JSON strings inside </w:t>
      </w:r>
      <w:r>
        <w:rPr>
          <w:rStyle w:val="HTMLCode"/>
          <w:rFonts w:eastAsiaTheme="majorEastAsia"/>
        </w:rPr>
        <w:t>alert()</w:t>
      </w:r>
      <w:r>
        <w:t xml:space="preserve"> function calls so I could theoretically catch them via a webhook.</w:t>
      </w:r>
    </w:p>
    <w:p w14:paraId="78DAEDEB" w14:textId="77A3591D" w:rsidR="00C166C2" w:rsidRDefault="00C166C2" w:rsidP="009642F1">
      <w:r>
        <w:t>Please write the code cleanly with comments explaining the lookback array logic</w:t>
      </w:r>
      <w:r w:rsidR="00B71F6F">
        <w:t>.</w:t>
      </w:r>
    </w:p>
    <w:p w14:paraId="23EE479C" w14:textId="6CE2B840" w:rsidR="00AB44A4" w:rsidRDefault="00AB44A4" w:rsidP="009642F1">
      <w:pPr>
        <w:rPr>
          <w:lang w:val="en-US"/>
        </w:rPr>
      </w:pPr>
      <w:r>
        <w:rPr>
          <w:lang w:val="en-US"/>
        </w:rPr>
        <w:t>*</w:t>
      </w:r>
    </w:p>
    <w:p w14:paraId="50C34FAF" w14:textId="44455EB5" w:rsidR="00AB44A4" w:rsidRDefault="00AB44A4" w:rsidP="009642F1">
      <w:pPr>
        <w:rPr>
          <w:lang w:val="en-US"/>
        </w:rPr>
      </w:pPr>
      <w:r>
        <w:rPr>
          <w:lang w:val="en-US"/>
        </w:rPr>
        <w:t xml:space="preserve">Can </w:t>
      </w:r>
      <w:r w:rsidR="00B71F6F">
        <w:rPr>
          <w:lang w:val="en-US"/>
        </w:rPr>
        <w:t>Claude</w:t>
      </w:r>
      <w:r>
        <w:rPr>
          <w:lang w:val="en-US"/>
        </w:rPr>
        <w:t xml:space="preserve"> see folders within a folder?</w:t>
      </w:r>
      <w:r w:rsidR="00E40B4B">
        <w:rPr>
          <w:lang w:val="en-US"/>
        </w:rPr>
        <w:t xml:space="preserve"> And documents within the 2</w:t>
      </w:r>
      <w:r w:rsidR="00E40B4B" w:rsidRPr="00E40B4B">
        <w:rPr>
          <w:vertAlign w:val="superscript"/>
          <w:lang w:val="en-US"/>
        </w:rPr>
        <w:t>nd</w:t>
      </w:r>
      <w:r w:rsidR="00E40B4B">
        <w:rPr>
          <w:lang w:val="en-US"/>
        </w:rPr>
        <w:t xml:space="preserve"> folder?</w:t>
      </w:r>
      <w:r w:rsidR="00143308">
        <w:rPr>
          <w:lang w:val="en-US"/>
        </w:rPr>
        <w:t>*</w:t>
      </w:r>
    </w:p>
    <w:p w14:paraId="41474728" w14:textId="0942BD7F" w:rsidR="00143308" w:rsidRPr="00B64BA9" w:rsidRDefault="00143308" w:rsidP="009642F1">
      <w:pPr>
        <w:rPr>
          <w:rFonts w:ascii="Consolas" w:eastAsia="Times New Roman" w:hAnsi="Consolas" w:cs="Courier New"/>
          <w:color w:val="E1E4E8"/>
          <w:sz w:val="17"/>
          <w:szCs w:val="17"/>
          <w:bdr w:val="single" w:sz="2" w:space="0" w:color="E5E7EB" w:frame="1"/>
          <w:lang w:eastAsia="en-KE"/>
        </w:rPr>
      </w:pPr>
      <w:r>
        <w:rPr>
          <w:lang w:val="en-US"/>
        </w:rPr>
        <w:t>*Do I need different projects for</w:t>
      </w:r>
      <w:r w:rsidR="00B71F6F">
        <w:rPr>
          <w:lang w:val="en-US"/>
        </w:rPr>
        <w:t xml:space="preserve">, let's say, 1, a master project that knows ultimately, my goal is to make money through forex and 2, a project whose role is </w:t>
      </w:r>
      <w:r w:rsidRPr="00B64BA9">
        <w:rPr>
          <w:rFonts w:ascii="Consolas" w:eastAsia="Times New Roman" w:hAnsi="Consolas" w:cs="Courier New"/>
          <w:color w:val="E1E4E8"/>
          <w:sz w:val="17"/>
          <w:szCs w:val="17"/>
          <w:bdr w:val="single" w:sz="2" w:space="0" w:color="E5E7EB" w:frame="1"/>
          <w:lang w:val="en-KE" w:eastAsia="en-KE"/>
        </w:rPr>
        <w:t>the Protocol Consistency Auditor for Project Playbook Gauntlet. Your mission is to perform exhaustive logical, mathematical, and structural analysis of trading protocols to identify inconsistencies, contradictions, impossible conditions, and mathematically unsound parameters.</w:t>
      </w:r>
    </w:p>
    <w:p w14:paraId="7F8253FC" w14:textId="6681B20E" w:rsidR="00143308" w:rsidRPr="00AB44A4" w:rsidRDefault="00143308" w:rsidP="009642F1">
      <w:pPr>
        <w:rPr>
          <w:lang w:val="en-US"/>
        </w:rPr>
      </w:pPr>
    </w:p>
    <w:p w14:paraId="65EEE125" w14:textId="0F3BF404" w:rsidR="00C166C2" w:rsidRDefault="00A50497" w:rsidP="009642F1">
      <w:r>
        <w:t xml:space="preserve">*Instruct </w:t>
      </w:r>
      <w:r w:rsidR="00B71F6F">
        <w:t>Claude</w:t>
      </w:r>
      <w:r>
        <w:t xml:space="preserve"> to search repositories on </w:t>
      </w:r>
      <w:r w:rsidR="00B71F6F">
        <w:t>GitHub</w:t>
      </w:r>
      <w:r>
        <w:t xml:space="preserve"> or any other credible source for trading plugins that are tested or that we can test</w:t>
      </w:r>
    </w:p>
    <w:p w14:paraId="5B0B48AF" w14:textId="7A959485" w:rsidR="00211E37" w:rsidRDefault="00211E37" w:rsidP="009642F1">
      <w:r>
        <w:lastRenderedPageBreak/>
        <w:t xml:space="preserve">*I know I need a </w:t>
      </w:r>
      <w:r w:rsidR="00B71F6F">
        <w:t>specialised</w:t>
      </w:r>
      <w:r>
        <w:t xml:space="preserve"> document or text file dedicated to my thoughts at the moment</w:t>
      </w:r>
    </w:p>
    <w:p w14:paraId="576FA747" w14:textId="35704E8F" w:rsidR="009642F1" w:rsidRDefault="009642F1" w:rsidP="009642F1">
      <w:pPr>
        <w:pStyle w:val="Heading1"/>
      </w:pPr>
      <w:r>
        <w:t>16/04/2026</w:t>
      </w:r>
      <w:r>
        <w:tab/>
      </w:r>
    </w:p>
    <w:p w14:paraId="30828DE8" w14:textId="563BB0A2" w:rsidR="009642F1" w:rsidRDefault="009642F1" w:rsidP="009642F1">
      <w:r>
        <w:t xml:space="preserve">*order flow analysis on </w:t>
      </w:r>
    </w:p>
    <w:p w14:paraId="4AF41064" w14:textId="705844D6" w:rsidR="009642F1" w:rsidRDefault="009642F1" w:rsidP="009642F1">
      <w:r>
        <w:t>*Bulding an indicator for 20 period average of volume or using an already existing one</w:t>
      </w:r>
    </w:p>
    <w:p w14:paraId="0555B47D" w14:textId="6897D73A" w:rsidR="009642F1" w:rsidRDefault="009642F1" w:rsidP="009642F1">
      <w:r>
        <w:t>*Footprint charts</w:t>
      </w:r>
    </w:p>
    <w:p w14:paraId="2428CAA0" w14:textId="2566AE7D" w:rsidR="00BD746A" w:rsidRDefault="00BD746A" w:rsidP="009642F1">
      <w:r>
        <w:t>17/04/2026</w:t>
      </w:r>
    </w:p>
    <w:p w14:paraId="0F3A7395" w14:textId="77777777" w:rsidR="00BD746A" w:rsidRDefault="00BD746A" w:rsidP="00BD746A">
      <w:pPr>
        <w:pStyle w:val="Heading3"/>
      </w:pPr>
      <w:r>
        <w:t>The Recommended Approach</w:t>
      </w:r>
    </w:p>
    <w:p w14:paraId="5070CE87" w14:textId="77777777" w:rsidR="00BD746A" w:rsidRDefault="00BD746A" w:rsidP="00BD746A">
      <w:pPr>
        <w:pStyle w:val="NormalWeb"/>
      </w:pPr>
      <w:r>
        <w:t>Do not use native search for your primary data feeds. Instead, set up a custom MCP server running alongside your AI.</w:t>
      </w:r>
    </w:p>
    <w:p w14:paraId="12B0021D" w14:textId="77777777" w:rsidR="00BD746A" w:rsidRDefault="00BD746A" w:rsidP="00BD746A">
      <w:pPr>
        <w:pStyle w:val="NormalWeb"/>
        <w:numPr>
          <w:ilvl w:val="0"/>
          <w:numId w:val="23"/>
        </w:numPr>
      </w:pPr>
      <w:r>
        <w:rPr>
          <w:b/>
          <w:bCs/>
        </w:rPr>
        <w:t>For the VIX, DXY, Equities, and Metals:</w:t>
      </w:r>
      <w:r>
        <w:t xml:space="preserve"> Use the MCP to wrap a free market data Python library like </w:t>
      </w:r>
      <w:r>
        <w:rPr>
          <w:rStyle w:val="HTMLCode"/>
          <w:rFonts w:eastAsiaTheme="majorEastAsia"/>
        </w:rPr>
        <w:t>yfinance</w:t>
      </w:r>
      <w:r>
        <w:t xml:space="preserve"> or </w:t>
      </w:r>
      <w:r>
        <w:rPr>
          <w:rStyle w:val="HTMLCode"/>
          <w:rFonts w:eastAsiaTheme="majorEastAsia"/>
        </w:rPr>
        <w:t>Alpha Vantage</w:t>
      </w:r>
      <w:r>
        <w:t>.</w:t>
      </w:r>
    </w:p>
    <w:p w14:paraId="054DC9B0" w14:textId="77777777" w:rsidR="00BD746A" w:rsidRDefault="00BD746A" w:rsidP="00BD746A">
      <w:pPr>
        <w:pStyle w:val="NormalWeb"/>
        <w:numPr>
          <w:ilvl w:val="0"/>
          <w:numId w:val="23"/>
        </w:numPr>
      </w:pPr>
      <w:r>
        <w:rPr>
          <w:b/>
          <w:bCs/>
        </w:rPr>
        <w:t>For FRED (HY OAS):</w:t>
      </w:r>
      <w:r>
        <w:t xml:space="preserve"> Use the MCP to hit the official FRED API directly using your API key.</w:t>
      </w:r>
    </w:p>
    <w:p w14:paraId="143F0C6D" w14:textId="77777777" w:rsidR="00BD746A" w:rsidRDefault="00BD746A" w:rsidP="00BD746A">
      <w:pPr>
        <w:pStyle w:val="NormalWeb"/>
        <w:numPr>
          <w:ilvl w:val="0"/>
          <w:numId w:val="23"/>
        </w:numPr>
      </w:pPr>
      <w:r>
        <w:rPr>
          <w:b/>
          <w:bCs/>
        </w:rPr>
        <w:t>For the Monthly Indexes (GPR, EPU):</w:t>
      </w:r>
      <w:r>
        <w:t xml:space="preserve"> You </w:t>
      </w:r>
      <w:r>
        <w:rPr>
          <w:i/>
          <w:iCs/>
        </w:rPr>
        <w:t>could</w:t>
      </w:r>
      <w:r>
        <w:t xml:space="preserve"> use native search here since they only update monthly, but writing a simple web-scraping script inside your MCP ensures the data format never breaks your protocol.</w:t>
      </w:r>
    </w:p>
    <w:p w14:paraId="6F40C81A" w14:textId="62DA1A03" w:rsidR="00BD746A" w:rsidRDefault="00D97F1B" w:rsidP="00D97F1B">
      <w:pPr>
        <w:pStyle w:val="Heading2"/>
      </w:pPr>
      <w:r>
        <w:t>*Even in P18</w:t>
      </w:r>
    </w:p>
    <w:p w14:paraId="2DEDCCCA" w14:textId="4B08473D" w:rsidR="00D97F1B" w:rsidRDefault="00D97F1B" w:rsidP="009642F1">
      <w:r>
        <w:t>When we look at the data sources it may not be easy for a deep search tool to aceess all of the data, thinking of setting up apis and mcps to get the data directly or a manual extraction</w:t>
      </w:r>
    </w:p>
    <w:p w14:paraId="17A1DEBC" w14:textId="30486FAD" w:rsidR="00D97F1B" w:rsidRDefault="00D97F1B" w:rsidP="009642F1">
      <w:r>
        <w:t>*We should have yearly adjustments to our protocols or once something happens that requires a shift in protocol</w:t>
      </w:r>
    </w:p>
    <w:p w14:paraId="65F10F32" w14:textId="5A32072B" w:rsidR="00E419C5" w:rsidRDefault="00E419C5" w:rsidP="009642F1">
      <w:r>
        <w:t>18/04/2026</w:t>
      </w:r>
    </w:p>
    <w:p w14:paraId="4C49DB1B" w14:textId="37B5FB9D" w:rsidR="00E419C5" w:rsidRDefault="00E419C5" w:rsidP="009642F1">
      <w:r>
        <w:t>*I think we need a custom indicator that tracks actual volume, and a co period overage of volume as lines that cross each other</w:t>
      </w:r>
    </w:p>
    <w:p w14:paraId="5B8278B8" w14:textId="7358D7B0" w:rsidR="00E462EC" w:rsidRDefault="00E462EC" w:rsidP="009642F1">
      <w:r>
        <w:t>23/04/2026</w:t>
      </w:r>
    </w:p>
    <w:p w14:paraId="385B5694" w14:textId="77777777" w:rsidR="000425D1" w:rsidRDefault="000425D1" w:rsidP="000425D1">
      <w:pPr>
        <w:pStyle w:val="NormalWeb"/>
      </w:pPr>
      <w:r>
        <w:lastRenderedPageBreak/>
        <w:t xml:space="preserve">To automate on Pepperstone, use TradingView’s </w:t>
      </w:r>
      <w:r>
        <w:rPr>
          <w:b/>
          <w:bCs/>
        </w:rPr>
        <w:t>Strategy Tester</w:t>
      </w:r>
      <w:r>
        <w:t xml:space="preserve"> to analyze performance metrics like Profit Factor and Drawdown. Since TradingView doesn't execute Pine Script directly, you must bridge it.</w:t>
      </w:r>
    </w:p>
    <w:p w14:paraId="231542D6" w14:textId="77777777" w:rsidR="000425D1" w:rsidRDefault="000425D1" w:rsidP="000425D1">
      <w:pPr>
        <w:pStyle w:val="NormalWeb"/>
      </w:pPr>
      <w:r>
        <w:rPr>
          <w:b/>
          <w:bCs/>
        </w:rPr>
        <w:t>The Workflow:</w:t>
      </w:r>
    </w:p>
    <w:p w14:paraId="01B1C1C5" w14:textId="77777777" w:rsidR="000425D1" w:rsidRDefault="000425D1" w:rsidP="000425D1">
      <w:pPr>
        <w:pStyle w:val="NormalWeb"/>
        <w:numPr>
          <w:ilvl w:val="0"/>
          <w:numId w:val="27"/>
        </w:numPr>
      </w:pPr>
      <w:r>
        <w:rPr>
          <w:b/>
          <w:bCs/>
        </w:rPr>
        <w:t>Bridge:</w:t>
      </w:r>
      <w:r>
        <w:t xml:space="preserve"> Use a </w:t>
      </w:r>
      <w:r>
        <w:rPr>
          <w:b/>
          <w:bCs/>
        </w:rPr>
        <w:t>Webhook URL</w:t>
      </w:r>
      <w:r>
        <w:t xml:space="preserve"> (via WebhookTrade/TradingConnector) or </w:t>
      </w:r>
      <w:r>
        <w:rPr>
          <w:b/>
          <w:bCs/>
        </w:rPr>
        <w:t>Capitalise.ai</w:t>
      </w:r>
      <w:r>
        <w:t xml:space="preserve"> to link TradingView alerts to your Pepperstone MT4/MT5 account.</w:t>
      </w:r>
    </w:p>
    <w:p w14:paraId="1B63549F" w14:textId="77777777" w:rsidR="000425D1" w:rsidRDefault="000425D1" w:rsidP="000425D1">
      <w:pPr>
        <w:pStyle w:val="NormalWeb"/>
        <w:numPr>
          <w:ilvl w:val="0"/>
          <w:numId w:val="27"/>
        </w:numPr>
      </w:pPr>
      <w:r>
        <w:rPr>
          <w:b/>
          <w:bCs/>
        </w:rPr>
        <w:t>Setup:</w:t>
      </w:r>
      <w:r>
        <w:t xml:space="preserve"> Convert your code using </w:t>
      </w:r>
      <w:r>
        <w:rPr>
          <w:rStyle w:val="HTMLCode"/>
          <w:rFonts w:eastAsiaTheme="majorEastAsia"/>
        </w:rPr>
        <w:t>strategy()</w:t>
      </w:r>
      <w:r>
        <w:t>, set an alert with your webhook details, and trigger the payload.</w:t>
      </w:r>
    </w:p>
    <w:p w14:paraId="4CB21821" w14:textId="77777777" w:rsidR="000425D1" w:rsidRDefault="000425D1" w:rsidP="000425D1">
      <w:pPr>
        <w:pStyle w:val="NormalWeb"/>
      </w:pPr>
      <w:r>
        <w:rPr>
          <w:b/>
          <w:bCs/>
        </w:rPr>
        <w:t>Pro Tip:</w:t>
      </w:r>
      <w:r>
        <w:t xml:space="preserve"> Run your script on a </w:t>
      </w:r>
      <w:r>
        <w:rPr>
          <w:b/>
          <w:bCs/>
        </w:rPr>
        <w:t>Demo account</w:t>
      </w:r>
      <w:r>
        <w:t xml:space="preserve"> first to verify that webhook commands execute correctly before risking real capital.</w:t>
      </w:r>
    </w:p>
    <w:p w14:paraId="18F0FFC3" w14:textId="77777777" w:rsidR="001E75F8" w:rsidRDefault="001E75F8" w:rsidP="009642F1"/>
    <w:p w14:paraId="2758E5C3" w14:textId="77777777" w:rsidR="009642F1" w:rsidRPr="009642F1" w:rsidRDefault="009642F1" w:rsidP="009642F1"/>
    <w:p w14:paraId="7918C6C7" w14:textId="77777777" w:rsidR="009642F1" w:rsidRPr="009642F1" w:rsidRDefault="009642F1" w:rsidP="009642F1"/>
    <w:p w14:paraId="3FF73311" w14:textId="418B5954" w:rsidR="009642F1" w:rsidRDefault="00CB6CCB" w:rsidP="00C166C2">
      <w:r>
        <w:t>*</w:t>
      </w:r>
    </w:p>
    <w:p w14:paraId="19EEC775" w14:textId="1C8735E0" w:rsidR="00CB6CCB" w:rsidRDefault="00CB6CCB" w:rsidP="00C166C2">
      <w:r>
        <w:t>Cowork should add in my calendar days when we check the news for e,g fomc, and specifically for fomc, there is the t-14 day check, the t—7 day check etc</w:t>
      </w:r>
    </w:p>
    <w:p w14:paraId="0A2A9EE1" w14:textId="720DEB1D" w:rsidR="00CB6CCB" w:rsidRDefault="002B69CF" w:rsidP="00C166C2">
      <w:r>
        <w:t>*</w:t>
      </w:r>
    </w:p>
    <w:p w14:paraId="49D7971C" w14:textId="3DDFED42" w:rsidR="002B69CF" w:rsidRPr="002B69CF" w:rsidRDefault="002B69CF" w:rsidP="002B69CF">
      <w:pPr>
        <w:spacing w:before="100" w:beforeAutospacing="1" w:after="100" w:afterAutospacing="1" w:line="240" w:lineRule="auto"/>
        <w:rPr>
          <w:rFonts w:eastAsia="Times New Roman" w:cs="Times New Roman"/>
          <w:kern w:val="0"/>
          <w:lang w:val="en-KE" w:eastAsia="en-KE"/>
          <w14:ligatures w14:val="none"/>
        </w:rPr>
      </w:pPr>
      <w:r w:rsidRPr="002B69CF">
        <w:rPr>
          <w:rFonts w:eastAsia="Times New Roman" w:cs="Times New Roman"/>
          <w:kern w:val="0"/>
          <w:lang w:val="en-KE" w:eastAsia="en-KE"/>
          <w14:ligatures w14:val="none"/>
        </w:rPr>
        <w:t xml:space="preserve">To automate your </w:t>
      </w:r>
      <w:r>
        <w:rPr>
          <w:rFonts w:eastAsia="Times New Roman" w:cs="Times New Roman"/>
          <w:kern w:val="0"/>
          <w:lang w:val="en-US" w:eastAsia="en-KE"/>
          <w14:ligatures w14:val="none"/>
        </w:rPr>
        <w:t>boj news playbook</w:t>
      </w:r>
      <w:r w:rsidRPr="002B69CF">
        <w:rPr>
          <w:rFonts w:eastAsia="Times New Roman" w:cs="Times New Roman"/>
          <w:kern w:val="0"/>
          <w:lang w:val="en-KE" w:eastAsia="en-KE"/>
          <w14:ligatures w14:val="none"/>
        </w:rPr>
        <w:t xml:space="preserve">, you need a three-layer architecture: a </w:t>
      </w:r>
      <w:r w:rsidRPr="002B69CF">
        <w:rPr>
          <w:rFonts w:eastAsia="Times New Roman" w:cs="Times New Roman"/>
          <w:b/>
          <w:bCs/>
          <w:kern w:val="0"/>
          <w:lang w:val="en-KE" w:eastAsia="en-KE"/>
          <w14:ligatures w14:val="none"/>
        </w:rPr>
        <w:t>Sensory Layer</w:t>
      </w:r>
      <w:r w:rsidRPr="002B69CF">
        <w:rPr>
          <w:rFonts w:eastAsia="Times New Roman" w:cs="Times New Roman"/>
          <w:kern w:val="0"/>
          <w:lang w:val="en-KE" w:eastAsia="en-KE"/>
          <w14:ligatures w14:val="none"/>
        </w:rPr>
        <w:t xml:space="preserve"> (real-time APIs), a </w:t>
      </w:r>
      <w:r w:rsidRPr="002B69CF">
        <w:rPr>
          <w:rFonts w:eastAsia="Times New Roman" w:cs="Times New Roman"/>
          <w:b/>
          <w:bCs/>
          <w:kern w:val="0"/>
          <w:lang w:val="en-KE" w:eastAsia="en-KE"/>
          <w14:ligatures w14:val="none"/>
        </w:rPr>
        <w:t>Brain</w:t>
      </w:r>
      <w:r w:rsidRPr="002B69CF">
        <w:rPr>
          <w:rFonts w:eastAsia="Times New Roman" w:cs="Times New Roman"/>
          <w:kern w:val="0"/>
          <w:lang w:val="en-KE" w:eastAsia="en-KE"/>
          <w14:ligatures w14:val="none"/>
        </w:rPr>
        <w:t xml:space="preserve"> (Python logic paired with Gemini for sentiment analysis), and an </w:t>
      </w:r>
      <w:r w:rsidRPr="002B69CF">
        <w:rPr>
          <w:rFonts w:eastAsia="Times New Roman" w:cs="Times New Roman"/>
          <w:b/>
          <w:bCs/>
          <w:kern w:val="0"/>
          <w:lang w:val="en-KE" w:eastAsia="en-KE"/>
          <w14:ligatures w14:val="none"/>
        </w:rPr>
        <w:t>Execution Layer</w:t>
      </w:r>
      <w:r w:rsidRPr="002B69CF">
        <w:rPr>
          <w:rFonts w:eastAsia="Times New Roman" w:cs="Times New Roman"/>
          <w:kern w:val="0"/>
          <w:lang w:val="en-KE" w:eastAsia="en-KE"/>
          <w14:ligatures w14:val="none"/>
        </w:rPr>
        <w:t xml:space="preserve"> (broker APIs).</w:t>
      </w:r>
    </w:p>
    <w:p w14:paraId="6ECCF026" w14:textId="77777777" w:rsidR="002B69CF" w:rsidRPr="002B69CF" w:rsidRDefault="002B69CF" w:rsidP="002B69CF">
      <w:pPr>
        <w:spacing w:before="100" w:beforeAutospacing="1" w:after="100" w:afterAutospacing="1" w:line="240" w:lineRule="auto"/>
        <w:rPr>
          <w:rFonts w:eastAsia="Times New Roman" w:cs="Times New Roman"/>
          <w:kern w:val="0"/>
          <w:lang w:val="en-KE" w:eastAsia="en-KE"/>
          <w14:ligatures w14:val="none"/>
        </w:rPr>
      </w:pPr>
      <w:r w:rsidRPr="002B69CF">
        <w:rPr>
          <w:rFonts w:eastAsia="Times New Roman" w:cs="Times New Roman"/>
          <w:kern w:val="0"/>
          <w:lang w:val="en-KE" w:eastAsia="en-KE"/>
          <w14:ligatures w14:val="none"/>
        </w:rPr>
        <w:t xml:space="preserve">The primary bottleneck is </w:t>
      </w:r>
      <w:r w:rsidRPr="002B69CF">
        <w:rPr>
          <w:rFonts w:eastAsia="Times New Roman" w:cs="Times New Roman"/>
          <w:b/>
          <w:bCs/>
          <w:kern w:val="0"/>
          <w:lang w:val="en-KE" w:eastAsia="en-KE"/>
          <w14:ligatures w14:val="none"/>
        </w:rPr>
        <w:t>latency</w:t>
      </w:r>
      <w:r w:rsidRPr="002B69CF">
        <w:rPr>
          <w:rFonts w:eastAsia="Times New Roman" w:cs="Times New Roman"/>
          <w:kern w:val="0"/>
          <w:lang w:val="en-KE" w:eastAsia="en-KE"/>
          <w14:ligatures w14:val="none"/>
        </w:rPr>
        <w:t>. HFT algorithms will beat LLMs on raw data releases (Phase 1), causing slippage. However, agents excel during press conferences (Phase 3) by parsing complex speech faster than humans.</w:t>
      </w:r>
    </w:p>
    <w:p w14:paraId="4725DFFC" w14:textId="6127B055" w:rsidR="002B69CF" w:rsidRDefault="002B69CF" w:rsidP="002B69CF">
      <w:pPr>
        <w:spacing w:before="100" w:beforeAutospacing="1" w:after="100" w:afterAutospacing="1" w:line="240" w:lineRule="auto"/>
        <w:rPr>
          <w:rFonts w:eastAsia="Times New Roman" w:cs="Times New Roman"/>
          <w:kern w:val="0"/>
          <w:lang w:val="en-KE" w:eastAsia="en-KE"/>
          <w14:ligatures w14:val="none"/>
        </w:rPr>
      </w:pPr>
      <w:r w:rsidRPr="002B69CF">
        <w:rPr>
          <w:rFonts w:eastAsia="Times New Roman" w:cs="Times New Roman"/>
          <w:kern w:val="0"/>
          <w:lang w:val="en-KE" w:eastAsia="en-KE"/>
          <w14:ligatures w14:val="none"/>
        </w:rPr>
        <w:t xml:space="preserve">Treat this as a </w:t>
      </w:r>
      <w:r w:rsidRPr="002B69CF">
        <w:rPr>
          <w:rFonts w:eastAsia="Times New Roman" w:cs="Times New Roman"/>
          <w:b/>
          <w:bCs/>
          <w:kern w:val="0"/>
          <w:lang w:val="en-KE" w:eastAsia="en-KE"/>
          <w14:ligatures w14:val="none"/>
        </w:rPr>
        <w:t>"Copilot"</w:t>
      </w:r>
      <w:r w:rsidRPr="002B69CF">
        <w:rPr>
          <w:rFonts w:eastAsia="Times New Roman" w:cs="Times New Roman"/>
          <w:kern w:val="0"/>
          <w:lang w:val="en-KE" w:eastAsia="en-KE"/>
          <w14:ligatures w14:val="none"/>
        </w:rPr>
        <w:t xml:space="preserve"> rather than an "Autopilot." Use the agent for </w:t>
      </w:r>
      <w:r w:rsidRPr="002B69CF">
        <w:rPr>
          <w:rFonts w:eastAsia="Times New Roman" w:cs="Times New Roman"/>
          <w:b/>
          <w:bCs/>
          <w:kern w:val="0"/>
          <w:lang w:val="en-KE" w:eastAsia="en-KE"/>
          <w14:ligatures w14:val="none"/>
        </w:rPr>
        <w:t>triage</w:t>
      </w:r>
      <w:r w:rsidRPr="002B69CF">
        <w:rPr>
          <w:rFonts w:eastAsia="Times New Roman" w:cs="Times New Roman"/>
          <w:kern w:val="0"/>
          <w:lang w:val="en-KE" w:eastAsia="en-KE"/>
          <w14:ligatures w14:val="none"/>
        </w:rPr>
        <w:t>—calculating deviations and signaling scenarios—while you provide the final manual execution to prevent "hallucination" risks.</w:t>
      </w:r>
    </w:p>
    <w:p w14:paraId="4AA49A93" w14:textId="2C5B9495" w:rsidR="004F167C" w:rsidRDefault="004F167C" w:rsidP="002B69CF">
      <w:pPr>
        <w:spacing w:before="100" w:beforeAutospacing="1" w:after="100" w:afterAutospacing="1" w:line="240" w:lineRule="auto"/>
        <w:rPr>
          <w:rFonts w:eastAsia="Times New Roman" w:cs="Times New Roman"/>
          <w:kern w:val="0"/>
          <w:lang w:val="en-US" w:eastAsia="en-KE"/>
          <w14:ligatures w14:val="none"/>
        </w:rPr>
      </w:pPr>
      <w:r>
        <w:rPr>
          <w:rFonts w:eastAsia="Times New Roman" w:cs="Times New Roman"/>
          <w:kern w:val="0"/>
          <w:lang w:val="en-US" w:eastAsia="en-KE"/>
          <w14:ligatures w14:val="none"/>
        </w:rPr>
        <w:t>*</w:t>
      </w:r>
    </w:p>
    <w:p w14:paraId="505FEC33" w14:textId="720ACFC7" w:rsidR="004F167C" w:rsidRDefault="004F167C" w:rsidP="002B69CF">
      <w:pPr>
        <w:spacing w:before="100" w:beforeAutospacing="1" w:after="100" w:afterAutospacing="1" w:line="240" w:lineRule="auto"/>
        <w:rPr>
          <w:rFonts w:eastAsia="Times New Roman" w:cs="Times New Roman"/>
          <w:kern w:val="0"/>
          <w:lang w:val="en-US" w:eastAsia="en-KE"/>
          <w14:ligatures w14:val="none"/>
        </w:rPr>
      </w:pPr>
      <w:r>
        <w:rPr>
          <w:rFonts w:eastAsia="Times New Roman" w:cs="Times New Roman"/>
          <w:kern w:val="0"/>
          <w:lang w:val="en-US" w:eastAsia="en-KE"/>
          <w14:ligatures w14:val="none"/>
        </w:rPr>
        <w:t>24/4/2026</w:t>
      </w:r>
    </w:p>
    <w:p w14:paraId="4A691379" w14:textId="77777777" w:rsidR="004F167C" w:rsidRPr="00271A77" w:rsidRDefault="004F167C" w:rsidP="004F167C">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271A77">
        <w:rPr>
          <w:rFonts w:ascii="system-ui" w:eastAsia="Times New Roman" w:hAnsi="system-ui" w:cs="Times New Roman"/>
          <w:b/>
          <w:bCs/>
          <w:color w:val="FFFFFF"/>
          <w:spacing w:val="-6"/>
          <w:sz w:val="34"/>
          <w:szCs w:val="34"/>
          <w:lang w:val="en-KE" w:eastAsia="en-KE"/>
        </w:rPr>
        <w:t>Emergency Protocol — Unusual Price Action</w:t>
      </w:r>
    </w:p>
    <w:p w14:paraId="3C1CE9EA" w14:textId="77777777" w:rsidR="004F167C" w:rsidRPr="00271A77" w:rsidRDefault="004F167C" w:rsidP="004F167C">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271A77">
        <w:rPr>
          <w:rFonts w:ascii="Inter" w:eastAsia="Times New Roman" w:hAnsi="Inter" w:cs="Times New Roman"/>
          <w:b/>
          <w:bCs/>
          <w:color w:val="F4F0EB"/>
          <w:sz w:val="21"/>
          <w:szCs w:val="21"/>
          <w:bdr w:val="single" w:sz="2" w:space="0" w:color="E5E7EB" w:frame="1"/>
          <w:lang w:val="en-KE" w:eastAsia="en-KE"/>
        </w:rPr>
        <w:lastRenderedPageBreak/>
        <w:t>Trigger:</w:t>
      </w:r>
      <w:r w:rsidRPr="00271A77">
        <w:rPr>
          <w:rFonts w:ascii="Inter" w:eastAsia="Times New Roman" w:hAnsi="Inter" w:cs="Times New Roman"/>
          <w:color w:val="F4F0EB"/>
          <w:sz w:val="21"/>
          <w:szCs w:val="21"/>
          <w:lang w:val="en-KE" w:eastAsia="en-KE"/>
        </w:rPr>
        <w:t> Automated alert fires — price moves &gt; 2× session ATR within 15 min, OR 5-min ATR &gt; 2 SD above 10-day average, OR spread &gt; 2× normal. Set these alerts in advance. Do not rely on visual detection.</w:t>
      </w:r>
    </w:p>
    <w:p w14:paraId="23D2007A" w14:textId="12E934D4" w:rsidR="004F167C" w:rsidRDefault="004F167C" w:rsidP="002B69CF">
      <w:pPr>
        <w:spacing w:before="100" w:beforeAutospacing="1" w:after="100" w:afterAutospacing="1" w:line="240" w:lineRule="auto"/>
        <w:rPr>
          <w:rFonts w:eastAsia="Times New Roman" w:cs="Times New Roman"/>
          <w:kern w:val="0"/>
          <w:lang w:val="en-US" w:eastAsia="en-KE"/>
          <w14:ligatures w14:val="none"/>
        </w:rPr>
      </w:pPr>
      <w:r>
        <w:rPr>
          <w:rFonts w:eastAsia="Times New Roman" w:cs="Times New Roman"/>
          <w:kern w:val="0"/>
          <w:lang w:val="en-US" w:eastAsia="en-KE"/>
          <w14:ligatures w14:val="none"/>
        </w:rPr>
        <w:t>We need to integrate this into a Pine Script this is from p23</w:t>
      </w:r>
    </w:p>
    <w:p w14:paraId="179C541A" w14:textId="363344C3" w:rsidR="005612C7" w:rsidRDefault="005612C7" w:rsidP="002B69CF">
      <w:pPr>
        <w:spacing w:before="100" w:beforeAutospacing="1" w:after="100" w:afterAutospacing="1" w:line="240" w:lineRule="auto"/>
        <w:rPr>
          <w:rFonts w:eastAsia="Times New Roman" w:cs="Times New Roman"/>
          <w:kern w:val="0"/>
          <w:lang w:val="en-US" w:eastAsia="en-KE"/>
          <w14:ligatures w14:val="none"/>
        </w:rPr>
      </w:pPr>
      <w:r>
        <w:rPr>
          <w:rFonts w:eastAsia="Times New Roman" w:cs="Times New Roman"/>
          <w:kern w:val="0"/>
          <w:lang w:val="en-US" w:eastAsia="en-KE"/>
          <w14:ligatures w14:val="none"/>
        </w:rPr>
        <w:t>Let ai test and Iterate</w:t>
      </w:r>
    </w:p>
    <w:p w14:paraId="67E1BD3C" w14:textId="06375B76" w:rsidR="001D5A89" w:rsidRDefault="001D5A89" w:rsidP="002B69CF">
      <w:pPr>
        <w:spacing w:before="100" w:beforeAutospacing="1" w:after="100" w:afterAutospacing="1" w:line="240" w:lineRule="auto"/>
        <w:rPr>
          <w:rFonts w:eastAsia="Times New Roman" w:cs="Times New Roman"/>
          <w:kern w:val="0"/>
          <w:lang w:val="en-US" w:eastAsia="en-KE"/>
          <w14:ligatures w14:val="none"/>
        </w:rPr>
      </w:pPr>
      <w:r>
        <w:rPr>
          <w:rFonts w:eastAsia="Times New Roman" w:cs="Times New Roman"/>
          <w:kern w:val="0"/>
          <w:lang w:val="en-US" w:eastAsia="en-KE"/>
          <w14:ligatures w14:val="none"/>
        </w:rPr>
        <w:t>*</w:t>
      </w:r>
    </w:p>
    <w:p w14:paraId="14BC6F8C" w14:textId="7DAC0FEB" w:rsidR="008C1015" w:rsidRDefault="008C1015" w:rsidP="008C1015">
      <w:pPr>
        <w:pStyle w:val="Heading1"/>
        <w:rPr>
          <w:rFonts w:eastAsia="Times New Roman"/>
          <w:lang w:val="en-US" w:eastAsia="en-KE"/>
        </w:rPr>
      </w:pPr>
      <w:r>
        <w:rPr>
          <w:rFonts w:eastAsia="Times New Roman"/>
          <w:lang w:val="en-US" w:eastAsia="en-KE"/>
        </w:rPr>
        <w:t>28/04/2026</w:t>
      </w:r>
    </w:p>
    <w:p w14:paraId="4CEB9CF0" w14:textId="64D18AB2" w:rsidR="001A0F85" w:rsidRPr="001A0F85" w:rsidRDefault="001A0F85" w:rsidP="001A0F85">
      <w:pPr>
        <w:rPr>
          <w:lang w:val="en-US" w:eastAsia="en-KE"/>
        </w:rPr>
      </w:pPr>
      <w:r>
        <w:rPr>
          <w:lang w:val="en-US" w:eastAsia="en-KE"/>
        </w:rPr>
        <w:t>Using claude to overcome some manual hurdles the engine canot overcome by iitself</w:t>
      </w:r>
    </w:p>
    <w:p w14:paraId="0AA89374" w14:textId="3DA63CCE" w:rsidR="001D5A89" w:rsidRDefault="001D5A89" w:rsidP="002B69CF">
      <w:pPr>
        <w:spacing w:before="100" w:beforeAutospacing="1" w:after="100" w:afterAutospacing="1" w:line="240" w:lineRule="auto"/>
      </w:pPr>
      <w:r>
        <w:rPr>
          <w:rFonts w:eastAsia="Times New Roman" w:cs="Times New Roman"/>
          <w:kern w:val="0"/>
          <w:lang w:val="en-US" w:eastAsia="en-KE"/>
          <w14:ligatures w14:val="none"/>
        </w:rPr>
        <w:t>In our jupyter notebook code, can we allow it to use claude via</w:t>
      </w:r>
      <w:r w:rsidR="008F1F95">
        <w:rPr>
          <w:rFonts w:eastAsia="Times New Roman" w:cs="Times New Roman"/>
          <w:kern w:val="0"/>
          <w:lang w:val="en-US" w:eastAsia="en-KE"/>
          <w14:ligatures w14:val="none"/>
        </w:rPr>
        <w:t xml:space="preserve"> the best way to do that</w:t>
      </w:r>
      <w:r>
        <w:rPr>
          <w:rFonts w:eastAsia="Times New Roman" w:cs="Times New Roman"/>
          <w:kern w:val="0"/>
          <w:lang w:val="en-US" w:eastAsia="en-KE"/>
          <w14:ligatures w14:val="none"/>
        </w:rPr>
        <w:t xml:space="preserve"> to check for some manual things like, spread on a website or app or cross pairs like </w:t>
      </w:r>
      <w:r>
        <w:t>manually check the cross-pair AND the commodity driver (Gold or WTI), cha</w:t>
      </w:r>
      <w:r w:rsidR="008C1015">
        <w:t>r</w:t>
      </w:r>
      <w:r>
        <w:t>ts to make decisions like those n</w:t>
      </w:r>
      <w:r w:rsidR="008C1015">
        <w:t>e</w:t>
      </w:r>
      <w:r>
        <w:t>eded in p24?</w:t>
      </w:r>
      <w:r w:rsidR="008F1F95">
        <w:t xml:space="preserve">  Either this or manual</w:t>
      </w:r>
    </w:p>
    <w:p w14:paraId="2D778AAC" w14:textId="287F6C5E" w:rsidR="00201893" w:rsidRDefault="00201893" w:rsidP="00201893">
      <w:pPr>
        <w:pStyle w:val="Heading1"/>
      </w:pPr>
      <w:r>
        <w:t>01/05/2026</w:t>
      </w:r>
    </w:p>
    <w:p w14:paraId="3B6D1549" w14:textId="5A1EF225" w:rsidR="00201893" w:rsidRDefault="00201893" w:rsidP="00201893">
      <w:r w:rsidRPr="00201893">
        <w:t>This is a note to the architect</w:t>
      </w:r>
      <w:r>
        <w:t xml:space="preserve"> For all the non technical protocols, it should be explicitly clear where all the funtions are done, is it manually via the engine code? Or a combination? This is something to handle after completing wave 4</w:t>
      </w:r>
    </w:p>
    <w:p w14:paraId="703C64EF" w14:textId="3DCDD14B" w:rsidR="00514A0D" w:rsidRDefault="00514A0D" w:rsidP="00514A0D">
      <w:pPr>
        <w:pStyle w:val="Heading1"/>
      </w:pPr>
      <w:r>
        <w:t>05/05/2026</w:t>
      </w:r>
    </w:p>
    <w:p w14:paraId="54A4D08C" w14:textId="77777777" w:rsidR="00FA2539" w:rsidRDefault="00FA2539" w:rsidP="00FA2539">
      <w:r>
        <w:t>Can I send you to read files in a certain directory I want to hear your thoughts on a specifci thing I am thinking</w:t>
      </w:r>
    </w:p>
    <w:p w14:paraId="51E1799A" w14:textId="77777777" w:rsidR="00FA2539" w:rsidRDefault="00FA2539" w:rsidP="00FA2539">
      <w:r>
        <w:t xml:space="preserve">  about, the directory is C:\Users\Chege\Documents\forex\forex learningsI have 16 technical protocols, P1-P15, and P16,</w:t>
      </w:r>
    </w:p>
    <w:p w14:paraId="5202F49E" w14:textId="77777777" w:rsidR="00FA2539" w:rsidRDefault="00FA2539" w:rsidP="00FA2539">
      <w:r>
        <w:t xml:space="preserve">   however some of these protocols share a lot, like in P1 some of the confirmation filters include candlesticks, maybe</w:t>
      </w:r>
    </w:p>
    <w:p w14:paraId="566F2BE9" w14:textId="77777777" w:rsidR="00FA2539" w:rsidRDefault="00FA2539" w:rsidP="00FA2539">
      <w:r>
        <w:t xml:space="preserve">   fibonnachi, etc, no pattern is stand a lone, and I cannot trade maybe candlesticks patterns alone, now should some</w:t>
      </w:r>
    </w:p>
    <w:p w14:paraId="01F473AC" w14:textId="77777777" w:rsidR="00FA2539" w:rsidRDefault="00FA2539" w:rsidP="00FA2539">
      <w:r>
        <w:lastRenderedPageBreak/>
        <w:t xml:space="preserve">  of these protocols be combined? another question is in trying to automate the rules in the protocols, i dont know</w:t>
      </w:r>
    </w:p>
    <w:p w14:paraId="1A0641C9" w14:textId="77777777" w:rsidR="00FA2539" w:rsidRDefault="00FA2539" w:rsidP="00FA2539">
      <w:r>
        <w:t xml:space="preserve">  whther to do evrything manually?, create pine scripts , create skills, or the best way to do thisread my files and</w:t>
      </w:r>
    </w:p>
    <w:p w14:paraId="2B6F8094" w14:textId="4A57C33F" w:rsidR="00201893" w:rsidRDefault="00FA2539" w:rsidP="00FA2539">
      <w:r>
        <w:t xml:space="preserve">  brainstorm the best thing to do. /ultrathink</w:t>
      </w:r>
    </w:p>
    <w:p w14:paraId="06B62C92" w14:textId="77777777" w:rsidR="00693C34" w:rsidRDefault="00693C34" w:rsidP="00693C34">
      <w:r>
        <w:t>This is a high-quality strategic conversation, and the analysis you received is exceptionally sound — it aligns with professional quant/systematic trading architecture. The advice to keep protocols separate but modularize shared logic is exactly how institutional trading engines are built.</w:t>
      </w:r>
    </w:p>
    <w:p w14:paraId="15D8922B" w14:textId="77777777" w:rsidR="00693C34" w:rsidRDefault="00693C34" w:rsidP="00693C34">
      <w:r>
        <w:t>Let me break down my thoughts on both questions, add some architectural refinements, and give you a concrete path forward:</w:t>
      </w:r>
    </w:p>
    <w:p w14:paraId="306C26C8" w14:textId="77777777" w:rsidR="00693C34" w:rsidRDefault="00693C34" w:rsidP="00693C34">
      <w:r>
        <w:rPr>
          <w:rFonts w:ascii="Segoe UI Emoji" w:hAnsi="Segoe UI Emoji" w:cs="Segoe UI Emoji"/>
        </w:rPr>
        <w:t>🔍</w:t>
      </w:r>
      <w:r>
        <w:t xml:space="preserve"> QUESTION 1: Overlaps &amp; Combining Protocols</w:t>
      </w:r>
    </w:p>
    <w:p w14:paraId="4018921C" w14:textId="77777777" w:rsidR="00693C34" w:rsidRDefault="00693C34" w:rsidP="00693C34">
      <w:r>
        <w:rPr>
          <w:rFonts w:ascii="Segoe UI Emoji" w:hAnsi="Segoe UI Emoji" w:cs="Segoe UI Emoji"/>
        </w:rPr>
        <w:t>✅</w:t>
      </w:r>
      <w:r>
        <w:t xml:space="preserve"> The Verdict: Keep Protocols Separate, Modularize Shared Code</w:t>
      </w:r>
    </w:p>
    <w:p w14:paraId="09AA12A5" w14:textId="77777777" w:rsidR="00693C34" w:rsidRDefault="00693C34" w:rsidP="00693C34">
      <w:r>
        <w:t>The overlap you noticed (e.g., candlesticks appearing in P1, P4, P13) is not a flaw — it's a feature of confluence.</w:t>
      </w:r>
    </w:p>
    <w:p w14:paraId="5C99E894" w14:textId="77777777" w:rsidR="00693C34" w:rsidRDefault="00693C34" w:rsidP="00693C34">
      <w:r>
        <w:t>Concept</w:t>
      </w:r>
    </w:p>
    <w:p w14:paraId="177C6F27" w14:textId="77777777" w:rsidR="00693C34" w:rsidRDefault="00693C34" w:rsidP="00693C34">
      <w:r>
        <w:t>Explanation</w:t>
      </w:r>
    </w:p>
    <w:p w14:paraId="1BC0E889" w14:textId="77777777" w:rsidR="00693C34" w:rsidRDefault="00693C34" w:rsidP="00693C34">
      <w:r>
        <w:t>P3 (Candlestick Protocol)</w:t>
      </w:r>
    </w:p>
    <w:p w14:paraId="52A5A08B" w14:textId="77777777" w:rsidR="00693C34" w:rsidRDefault="00693C34" w:rsidP="00693C34">
      <w:r>
        <w:t>Candle pattern IS the signal (primary trigger)</w:t>
      </w:r>
    </w:p>
    <w:p w14:paraId="370CC6FE" w14:textId="77777777" w:rsidR="00693C34" w:rsidRDefault="00693C34" w:rsidP="00693C34">
      <w:r>
        <w:t>P1/P4/P13</w:t>
      </w:r>
    </w:p>
    <w:p w14:paraId="003AD798" w14:textId="77777777" w:rsidR="00693C34" w:rsidRDefault="00693C34" w:rsidP="00693C34">
      <w:r>
        <w:t>Candle pattern is a confirmation filter at a structural level (secondary validation)</w:t>
      </w:r>
    </w:p>
    <w:p w14:paraId="6C6D831C" w14:textId="77777777" w:rsidR="00693C34" w:rsidRDefault="00693C34" w:rsidP="00693C34">
      <w:r>
        <w:lastRenderedPageBreak/>
        <w:t>These are fundamentally different trades. P1 fires because of structure; P3 fires because of price action quality regardless of location. Merging them would destroy your ability to backtest and attribute edge.</w:t>
      </w:r>
    </w:p>
    <w:p w14:paraId="404BBF69" w14:textId="77777777" w:rsidR="00693C34" w:rsidRDefault="00693C34" w:rsidP="00693C34">
      <w:r>
        <w:rPr>
          <w:rFonts w:ascii="Segoe UI Emoji" w:hAnsi="Segoe UI Emoji" w:cs="Segoe UI Emoji"/>
        </w:rPr>
        <w:t>🧠</w:t>
      </w:r>
      <w:r>
        <w:t xml:space="preserve"> Professional Engineering Solution: Pine Script Libraries</w:t>
      </w:r>
    </w:p>
    <w:p w14:paraId="34FAF922" w14:textId="77777777" w:rsidR="00693C34" w:rsidRDefault="00693C34" w:rsidP="00693C34">
      <w:r>
        <w:t>Instead of merging protocols, solve the "shared logic" problem with modular code:</w:t>
      </w:r>
    </w:p>
    <w:p w14:paraId="1B346CF6" w14:textId="77777777" w:rsidR="00693C34" w:rsidRDefault="00693C34" w:rsidP="00693C34">
      <w:r>
        <w:t>pine</w:t>
      </w:r>
    </w:p>
    <w:p w14:paraId="4544EA84" w14:textId="77777777" w:rsidR="00693C34" w:rsidRDefault="00693C34" w:rsidP="00693C34">
      <w:r>
        <w:t>12345678910</w:t>
      </w:r>
    </w:p>
    <w:p w14:paraId="7FE598ED" w14:textId="77777777" w:rsidR="00693C34" w:rsidRDefault="00693C34" w:rsidP="00693C34">
      <w:r>
        <w:t>//@version=5library("Protocol_Confirmation_Module", true)export confirm_candlestick_reversal(close, open, high, low) =&gt;    bool is_bullish_engulfing = close[1] &lt; open[1] and close &gt; open and close &gt; high[1] and open &lt; low[1]    bool is_hammer = (high - low) &gt; 3 * (close - open) and (close - low) &gt; 2 * (high - close)    is_bullish_engulfing or is_hammerexport confirm_fib_rejection(price, fib_level) =&gt;    math.abs(price - fib_level) / fib_level &lt; 0.001  // Within 0.1% tolerance</w:t>
      </w:r>
    </w:p>
    <w:p w14:paraId="2628A72C" w14:textId="77777777" w:rsidR="00693C34" w:rsidRDefault="00693C34" w:rsidP="00693C34">
      <w:r>
        <w:t>Now P1, P4, and P13 import the same confirmation module without merging the protocols. You get:</w:t>
      </w:r>
    </w:p>
    <w:p w14:paraId="00A20C32" w14:textId="77777777" w:rsidR="00693C34" w:rsidRDefault="00693C34" w:rsidP="00693C34">
      <w:r>
        <w:rPr>
          <w:rFonts w:ascii="Segoe UI Emoji" w:hAnsi="Segoe UI Emoji" w:cs="Segoe UI Emoji"/>
        </w:rPr>
        <w:t>✅</w:t>
      </w:r>
      <w:r>
        <w:t xml:space="preserve"> DRY code (Don't Repeat Yourself)</w:t>
      </w:r>
    </w:p>
    <w:p w14:paraId="63BA7908" w14:textId="77777777" w:rsidR="00693C34" w:rsidRDefault="00693C34" w:rsidP="00693C34">
      <w:r>
        <w:rPr>
          <w:rFonts w:ascii="Segoe UI Emoji" w:hAnsi="Segoe UI Emoji" w:cs="Segoe UI Emoji"/>
        </w:rPr>
        <w:t>✅</w:t>
      </w:r>
      <w:r>
        <w:t xml:space="preserve"> Independent strategy tracking</w:t>
      </w:r>
    </w:p>
    <w:p w14:paraId="03C221D2" w14:textId="77777777" w:rsidR="00693C34" w:rsidRDefault="00693C34" w:rsidP="00693C34">
      <w:r>
        <w:rPr>
          <w:rFonts w:ascii="Segoe UI Emoji" w:hAnsi="Segoe UI Emoji" w:cs="Segoe UI Emoji"/>
        </w:rPr>
        <w:t>✅</w:t>
      </w:r>
      <w:r>
        <w:t xml:space="preserve"> Easy updates (change candle logic once, all protocols update)</w:t>
      </w:r>
    </w:p>
    <w:p w14:paraId="4998222C" w14:textId="77777777" w:rsidR="00693C34" w:rsidRDefault="00693C34" w:rsidP="00693C34">
      <w:r>
        <w:rPr>
          <w:rFonts w:ascii="Segoe UI Emoji" w:hAnsi="Segoe UI Emoji" w:cs="Segoe UI Emoji"/>
        </w:rPr>
        <w:t>🔧</w:t>
      </w:r>
      <w:r>
        <w:t xml:space="preserve"> Specific Fixes Validated:</w:t>
      </w:r>
    </w:p>
    <w:p w14:paraId="6C63C441" w14:textId="77777777" w:rsidR="00693C34" w:rsidRDefault="00693C34" w:rsidP="00693C34">
      <w:r>
        <w:t>Issue</w:t>
      </w:r>
    </w:p>
    <w:p w14:paraId="4A6CDC63" w14:textId="77777777" w:rsidR="00693C34" w:rsidRDefault="00693C34" w:rsidP="00693C34">
      <w:r>
        <w:t>Claude's Recommendation</w:t>
      </w:r>
    </w:p>
    <w:p w14:paraId="4D4F95A9" w14:textId="77777777" w:rsidR="00693C34" w:rsidRDefault="00693C34" w:rsidP="00693C34">
      <w:r>
        <w:lastRenderedPageBreak/>
        <w:t>My Enhancement</w:t>
      </w:r>
    </w:p>
    <w:p w14:paraId="012D4A1E" w14:textId="77777777" w:rsidR="00693C34" w:rsidRDefault="00693C34" w:rsidP="00693C34">
      <w:r>
        <w:t>P10 vs P15</w:t>
      </w:r>
    </w:p>
    <w:p w14:paraId="41810C95" w14:textId="77777777" w:rsidR="00693C34" w:rsidRDefault="00693C34" w:rsidP="00693C34">
      <w:r>
        <w:t>Remove Method 3 (RSI divergence) from P10, defer to P15</w:t>
      </w:r>
    </w:p>
    <w:p w14:paraId="0ECC8600" w14:textId="77777777" w:rsidR="00693C34" w:rsidRDefault="00693C34" w:rsidP="00693C34">
      <w:r>
        <w:t>Add a signal_source tag in your journal: source=P15 so you track divergence performance separately</w:t>
      </w:r>
    </w:p>
    <w:p w14:paraId="573D7315" w14:textId="77777777" w:rsidR="00693C34" w:rsidRDefault="00693C34" w:rsidP="00693C34">
      <w:r>
        <w:t>P11 Protocol Router</w:t>
      </w:r>
    </w:p>
    <w:p w14:paraId="6B74D899" w14:textId="77777777" w:rsidR="00693C34" w:rsidRDefault="00693C34" w:rsidP="00693C34">
      <w:r>
        <w:t>Elevate to meta-guide for regime selection</w:t>
      </w:r>
    </w:p>
    <w:p w14:paraId="7CA65BF7" w14:textId="77777777" w:rsidR="00693C34" w:rsidRDefault="00693C34" w:rsidP="00693C34">
      <w:r>
        <w:t>Implement as a Regime Filter Dashboard in Pine Script that greys out protocols incompatible with current ADX/volatility regime</w:t>
      </w:r>
    </w:p>
    <w:p w14:paraId="152312A3" w14:textId="77777777" w:rsidR="00693C34" w:rsidRDefault="00693C34" w:rsidP="00693C34">
      <w:r>
        <w:t>Conflict Resolution</w:t>
      </w:r>
    </w:p>
    <w:p w14:paraId="7D8EAD16" w14:textId="77777777" w:rsidR="00693C34" w:rsidRDefault="00693C34" w:rsidP="00693C34">
      <w:r>
        <w:t>Build hierarchy for when P1 + P13 fire together</w:t>
      </w:r>
    </w:p>
    <w:p w14:paraId="659315D5" w14:textId="77777777" w:rsidR="00693C34" w:rsidRDefault="00693C34" w:rsidP="00693C34">
      <w:r>
        <w:t>Use a Conviction Weighting System (see below)</w:t>
      </w:r>
    </w:p>
    <w:p w14:paraId="56B97B7F" w14:textId="77777777" w:rsidR="00693C34" w:rsidRDefault="00693C34" w:rsidP="00693C34">
      <w:r>
        <w:rPr>
          <w:rFonts w:ascii="Segoe UI Emoji" w:hAnsi="Segoe UI Emoji" w:cs="Segoe UI Emoji"/>
        </w:rPr>
        <w:t>🤖</w:t>
      </w:r>
      <w:r>
        <w:t xml:space="preserve"> QUESTION 2: Automation Strategy</w:t>
      </w:r>
    </w:p>
    <w:p w14:paraId="24C39F4A" w14:textId="77777777" w:rsidR="00693C34" w:rsidRDefault="00693C34" w:rsidP="00693C34">
      <w:r>
        <w:rPr>
          <w:rFonts w:ascii="Segoe UI Emoji" w:hAnsi="Segoe UI Emoji" w:cs="Segoe UI Emoji"/>
        </w:rPr>
        <w:t>✅</w:t>
      </w:r>
      <w:r>
        <w:t xml:space="preserve"> The Verdict: Staged Hybrid Architecture (Best Path)</w:t>
      </w:r>
    </w:p>
    <w:p w14:paraId="7FC29FCA" w14:textId="77777777" w:rsidR="00693C34" w:rsidRDefault="00693C34" w:rsidP="00693C34">
      <w:r>
        <w:t>The recommended Phase 1 (Prop Firm) → Phase 2 (Live Automation) approach is optimal:</w:t>
      </w:r>
    </w:p>
    <w:p w14:paraId="6878F447" w14:textId="77777777" w:rsidR="00693C34" w:rsidRDefault="00693C34" w:rsidP="00693C34">
      <w:r>
        <w:t>Phase</w:t>
      </w:r>
    </w:p>
    <w:p w14:paraId="03403737" w14:textId="77777777" w:rsidR="00693C34" w:rsidRDefault="00693C34" w:rsidP="00693C34">
      <w:r>
        <w:t>Architecture</w:t>
      </w:r>
    </w:p>
    <w:p w14:paraId="5192F047" w14:textId="77777777" w:rsidR="00693C34" w:rsidRDefault="00693C34" w:rsidP="00693C34">
      <w:r>
        <w:t>Why</w:t>
      </w:r>
    </w:p>
    <w:p w14:paraId="0D18AF96" w14:textId="77777777" w:rsidR="00693C34" w:rsidRDefault="00693C34" w:rsidP="00693C34">
      <w:r>
        <w:t>Phase 1: Prop Firm</w:t>
      </w:r>
    </w:p>
    <w:p w14:paraId="0714C52B" w14:textId="77777777" w:rsidR="00693C34" w:rsidRDefault="00693C34" w:rsidP="00693C34">
      <w:r>
        <w:t>Pine Script alerts → Manual MT4 execution</w:t>
      </w:r>
    </w:p>
    <w:p w14:paraId="42DCB486" w14:textId="77777777" w:rsidR="00693C34" w:rsidRDefault="00693C34" w:rsidP="00693C34">
      <w:r>
        <w:lastRenderedPageBreak/>
        <w:t>Prop firms ban EAs during evaluation; alerts keep you compliant while reducing screen time</w:t>
      </w:r>
    </w:p>
    <w:p w14:paraId="28065179" w14:textId="77777777" w:rsidR="00693C34" w:rsidRDefault="00693C34" w:rsidP="00693C34">
      <w:r>
        <w:t>Phase 2: Live Account</w:t>
      </w:r>
    </w:p>
    <w:p w14:paraId="15704BCD" w14:textId="77777777" w:rsidR="00693C34" w:rsidRDefault="00693C34" w:rsidP="00693C34">
      <w:r>
        <w:t>Pine Script alerts → Python Webhook → MT5 API</w:t>
      </w:r>
    </w:p>
    <w:p w14:paraId="1018BDD5" w14:textId="77777777" w:rsidR="00693C34" w:rsidRDefault="00693C34" w:rsidP="00693C34">
      <w:r>
        <w:t>Seamless transition; reuse existing Pine Scripts; Python handles complex macro/risk math</w:t>
      </w:r>
    </w:p>
    <w:p w14:paraId="20375D5D" w14:textId="77777777" w:rsidR="00693C34" w:rsidRDefault="00693C34" w:rsidP="00693C34">
      <w:r>
        <w:rPr>
          <w:rFonts w:ascii="Segoe UI Emoji" w:hAnsi="Segoe UI Emoji" w:cs="Segoe UI Emoji"/>
        </w:rPr>
        <w:t>⚠</w:t>
      </w:r>
      <w:r>
        <w:t>️ Critical Prop Firm Warning:</w:t>
      </w:r>
    </w:p>
    <w:p w14:paraId="0705691E" w14:textId="77777777" w:rsidR="00693C34" w:rsidRDefault="00693C34" w:rsidP="00693C34">
      <w:r>
        <w:t>Most prop firms (FTMO, The5ers, TFT) strictly prohibit:</w:t>
      </w:r>
    </w:p>
    <w:p w14:paraId="759E5D71" w14:textId="77777777" w:rsidR="00693C34" w:rsidRDefault="00693C34" w:rsidP="00693C34">
      <w:r>
        <w:t>EA/algorithmic execution during challenge phase</w:t>
      </w:r>
    </w:p>
    <w:p w14:paraId="5773A512" w14:textId="77777777" w:rsidR="00693C34" w:rsidRDefault="00693C34" w:rsidP="00693C34">
      <w:r>
        <w:t>Copy trading from automated accounts</w:t>
      </w:r>
    </w:p>
    <w:p w14:paraId="0A908879" w14:textId="77777777" w:rsidR="00693C34" w:rsidRDefault="00693C34" w:rsidP="00693C34">
      <w:r>
        <w:t>High-frequency scalping bots</w:t>
      </w:r>
    </w:p>
    <w:p w14:paraId="65D030C5" w14:textId="77777777" w:rsidR="00693C34" w:rsidRDefault="00693C34" w:rsidP="00693C34">
      <w:r>
        <w:t>Your staged approach avoids these bans while maximizing efficiency.</w:t>
      </w:r>
    </w:p>
    <w:p w14:paraId="7EEBD2D9" w14:textId="77777777" w:rsidR="00693C34" w:rsidRDefault="00693C34" w:rsidP="00693C34">
      <w:r>
        <w:rPr>
          <w:rFonts w:ascii="Segoe UI Emoji" w:hAnsi="Segoe UI Emoji" w:cs="Segoe UI Emoji"/>
        </w:rPr>
        <w:t>🎯</w:t>
      </w:r>
      <w:r>
        <w:t xml:space="preserve"> MY ADDITIONS: Conflict Resolution &amp; Feedback Loop</w:t>
      </w:r>
    </w:p>
    <w:p w14:paraId="3804D481" w14:textId="77777777" w:rsidR="00693C34" w:rsidRDefault="00693C34" w:rsidP="00693C34">
      <w:r>
        <w:t>1️</w:t>
      </w:r>
      <w:r>
        <w:rPr>
          <w:rFonts w:ascii="Tahoma" w:hAnsi="Tahoma" w:cs="Tahoma"/>
        </w:rPr>
        <w:t>⃣</w:t>
      </w:r>
      <w:r>
        <w:t xml:space="preserve"> Protocol Conflict Resolution Matrix</w:t>
      </w:r>
    </w:p>
    <w:p w14:paraId="2C593481" w14:textId="77777777" w:rsidR="00693C34" w:rsidRDefault="00693C34" w:rsidP="00693C34">
      <w:r>
        <w:t>When multiple protocols fire simultaneously, use this hierarchy:</w:t>
      </w:r>
    </w:p>
    <w:p w14:paraId="753FF1F5" w14:textId="77777777" w:rsidR="00693C34" w:rsidRDefault="00693C34" w:rsidP="00693C34">
      <w:r>
        <w:t>123</w:t>
      </w:r>
    </w:p>
    <w:p w14:paraId="31322D94" w14:textId="77777777" w:rsidR="00693C34" w:rsidRDefault="00693C34" w:rsidP="00693C34">
      <w:r>
        <w:t>IF P1(S/R) AND P13(Pivots) align → 2x Conviction (same direction, different structure)IF P1(S/R) AND P5(MA Trend) conflict → Skip trade (regime mismatch)IF P15(Divergence) AND P9(MACD) align → High probability reversal (momentum + structure)</w:t>
      </w:r>
    </w:p>
    <w:p w14:paraId="6D0B5E0E" w14:textId="77777777" w:rsidR="00693C34" w:rsidRDefault="00693C34" w:rsidP="00693C34">
      <w:r>
        <w:t>Implementation: Add a conviction_score field to your trade journal:</w:t>
      </w:r>
    </w:p>
    <w:p w14:paraId="68243060" w14:textId="77777777" w:rsidR="00693C34" w:rsidRDefault="00693C34" w:rsidP="00693C34">
      <w:r>
        <w:t>1 = Single protocol signal</w:t>
      </w:r>
    </w:p>
    <w:p w14:paraId="4F60C54A" w14:textId="77777777" w:rsidR="00693C34" w:rsidRDefault="00693C34" w:rsidP="00693C34">
      <w:r>
        <w:t>2 = Two protocols align</w:t>
      </w:r>
    </w:p>
    <w:p w14:paraId="4E7D8FBC" w14:textId="77777777" w:rsidR="00693C34" w:rsidRDefault="00693C34" w:rsidP="00693C34">
      <w:r>
        <w:lastRenderedPageBreak/>
        <w:t>3 = Macro regime + Technical alignment</w:t>
      </w:r>
    </w:p>
    <w:p w14:paraId="41FFEFB2" w14:textId="77777777" w:rsidR="00693C34" w:rsidRDefault="00693C34" w:rsidP="00693C34">
      <w:r>
        <w:t>REJECT = Conflicting signals</w:t>
      </w:r>
    </w:p>
    <w:p w14:paraId="129B55AF" w14:textId="77777777" w:rsidR="00693C34" w:rsidRDefault="00693C34" w:rsidP="00693C34">
      <w:r>
        <w:t>2️</w:t>
      </w:r>
      <w:r>
        <w:rPr>
          <w:rFonts w:ascii="Tahoma" w:hAnsi="Tahoma" w:cs="Tahoma"/>
        </w:rPr>
        <w:t>⃣</w:t>
      </w:r>
      <w:r>
        <w:t xml:space="preserve"> Data-Driven Iteration Loop</w:t>
      </w:r>
    </w:p>
    <w:p w14:paraId="6C32E221" w14:textId="77777777" w:rsidR="00693C34" w:rsidRDefault="00693C34" w:rsidP="00693C34">
      <w:r>
        <w:t>To "test and iterate" as you mentioned:</w:t>
      </w:r>
    </w:p>
    <w:p w14:paraId="7719F7BB" w14:textId="77777777" w:rsidR="00693C34" w:rsidRDefault="00693C34" w:rsidP="00693C34">
      <w:r>
        <w:t>1234567</w:t>
      </w:r>
    </w:p>
    <w:p w14:paraId="3A41C8EE" w14:textId="77777777" w:rsidR="00693C34" w:rsidRDefault="00693C34" w:rsidP="00693C34">
      <w:r>
        <w:t>Trade Execution → Tagged Journal (Protocol, Regime, Conviction, Outcome)       ↓Weekly Review → Win Rate per Protocol, Max Drawdown per Regime       ↓Optimize → Adjust confirmation filters, skip low-performing regimes       ↓Backtest → Validate changes before live deployment</w:t>
      </w:r>
    </w:p>
    <w:p w14:paraId="08C62004" w14:textId="77777777" w:rsidR="00693C34" w:rsidRDefault="00693C34" w:rsidP="00693C34">
      <w:r>
        <w:t>Recommended Journal Schema:</w:t>
      </w:r>
    </w:p>
    <w:p w14:paraId="33C6ECDB" w14:textId="77777777" w:rsidR="00693C34" w:rsidRDefault="00693C34" w:rsidP="00693C34">
      <w:r>
        <w:t>csv</w:t>
      </w:r>
    </w:p>
    <w:p w14:paraId="71795842" w14:textId="77777777" w:rsidR="00693C34" w:rsidRDefault="00693C34" w:rsidP="00693C34">
      <w:r>
        <w:t>12</w:t>
      </w:r>
    </w:p>
    <w:p w14:paraId="573BDFD9" w14:textId="77777777" w:rsidR="00693C34" w:rsidRDefault="00693C34" w:rsidP="00693C34">
      <w:r>
        <w:t>Date, Pair, Protocol_Triggered, Confirmation_Used, Regime, Conviction, Entry, SL, TP1, Result_RR, Notes2026-04-11, EURUSD, P1_Support, P3_Hammer, Trending_ADX&gt;25, 2, 1.0850, 1.0820, 1.0890, +1.33R, Clean reversal</w:t>
      </w:r>
    </w:p>
    <w:p w14:paraId="2F077C0C" w14:textId="77777777" w:rsidR="00693C34" w:rsidRDefault="00693C34" w:rsidP="00693C34">
      <w:r>
        <w:rPr>
          <w:rFonts w:ascii="Segoe UI Emoji" w:hAnsi="Segoe UI Emoji" w:cs="Segoe UI Emoji"/>
        </w:rPr>
        <w:t>🚀</w:t>
      </w:r>
      <w:r>
        <w:t xml:space="preserve"> RECOMMENDED NEXT STEPS</w:t>
      </w:r>
    </w:p>
    <w:p w14:paraId="4D2EA7A2" w14:textId="77777777" w:rsidR="00693C34" w:rsidRDefault="00693C34" w:rsidP="00693C34">
      <w:r>
        <w:t>Build Pine Script Library Structure - Create Confirmation_Module, Regime_Filter, Risk_Calculator as shared libraries</w:t>
      </w:r>
    </w:p>
    <w:p w14:paraId="11E1D270" w14:textId="77777777" w:rsidR="00693C34" w:rsidRDefault="00693C34" w:rsidP="00693C34">
      <w:r>
        <w:t>Implement Conflict Resolution Rules - Code the multi-protocol alignment logic into your dashboard</w:t>
      </w:r>
    </w:p>
    <w:p w14:paraId="1F52CB56" w14:textId="77777777" w:rsidR="00693C34" w:rsidRDefault="00693C34" w:rsidP="00693C34">
      <w:r>
        <w:lastRenderedPageBreak/>
        <w:t>Set Up Trade Journaling System - Spreadsheet or database with protocol tagging for iteration tracking</w:t>
      </w:r>
    </w:p>
    <w:p w14:paraId="464F6202" w14:textId="77777777" w:rsidR="00693C34" w:rsidRDefault="00693C34" w:rsidP="00693C34">
      <w:r>
        <w:t>Complete Missing Pine Scripts - P11-P15, P17, P24 as per TASKS.md Phase 3</w:t>
      </w:r>
    </w:p>
    <w:p w14:paraId="6E6FB04E" w14:textId="77777777" w:rsidR="00693C34" w:rsidRDefault="00693C34" w:rsidP="00693C34">
      <w:r>
        <w:t>Test Webhook Integration - Python listener for TradingView alerts (Phase 2 prep)</w:t>
      </w:r>
    </w:p>
    <w:p w14:paraId="4DCB8869" w14:textId="77777777" w:rsidR="00693C34" w:rsidRDefault="00693C34" w:rsidP="00693C34">
      <w:r>
        <w:rPr>
          <w:rFonts w:ascii="Segoe UI Emoji" w:hAnsi="Segoe UI Emoji" w:cs="Segoe UI Emoji"/>
        </w:rPr>
        <w:t>💡</w:t>
      </w:r>
      <w:r>
        <w:t xml:space="preserve"> FINAL THOUGHT</w:t>
      </w:r>
    </w:p>
    <w:p w14:paraId="143D0987" w14:textId="77777777" w:rsidR="00693C34" w:rsidRDefault="00693C34" w:rsidP="00693C34">
      <w:r>
        <w:t>Your system is already more sophisticated than 90% of retail traders. The key insight you had — that protocols share components but represent different trades — shows mature systematic thinking.</w:t>
      </w:r>
    </w:p>
    <w:p w14:paraId="04A32A4E" w14:textId="77777777" w:rsidR="00693C34" w:rsidRDefault="00693C34" w:rsidP="00693C34">
      <w:r>
        <w:t>Don't merge protocols. Instead:</w:t>
      </w:r>
    </w:p>
    <w:p w14:paraId="029AB6E6" w14:textId="77777777" w:rsidR="00693C34" w:rsidRDefault="00693C34" w:rsidP="00693C34">
      <w:r>
        <w:t>Modularize shared code</w:t>
      </w:r>
    </w:p>
    <w:p w14:paraId="046750C1" w14:textId="77777777" w:rsidR="00693C34" w:rsidRDefault="00693C34" w:rsidP="00693C34">
      <w:r>
        <w:t>Track performance per protocol</w:t>
      </w:r>
    </w:p>
    <w:p w14:paraId="0A919C43" w14:textId="77777777" w:rsidR="00693C34" w:rsidRDefault="00693C34" w:rsidP="00693C34">
      <w:r>
        <w:t>Use regime filters to select which protocols to run</w:t>
      </w:r>
    </w:p>
    <w:p w14:paraId="0F247DE4" w14:textId="77777777" w:rsidR="00693C34" w:rsidRDefault="00693C34" w:rsidP="00693C34">
      <w:r>
        <w:t>Build conflict resolution rules</w:t>
      </w:r>
    </w:p>
    <w:p w14:paraId="05FE49F5" w14:textId="77777777" w:rsidR="00693C34" w:rsidRDefault="00693C34" w:rsidP="00693C34">
      <w:r>
        <w:t>Iterate based on tagged trade data</w:t>
      </w:r>
    </w:p>
    <w:p w14:paraId="0767FC72" w14:textId="77777777" w:rsidR="00693C34" w:rsidRDefault="00693C34" w:rsidP="00693C34">
      <w:r>
        <w:t>This is how quant funds operate: modular alpha sources + meta-selection + rigorous attribution.</w:t>
      </w:r>
    </w:p>
    <w:p w14:paraId="3B4C5CFC" w14:textId="77777777" w:rsidR="00693C34" w:rsidRDefault="00693C34" w:rsidP="00693C34">
      <w:r>
        <w:t>Would you like me to:</w:t>
      </w:r>
    </w:p>
    <w:p w14:paraId="7B97F288" w14:textId="77777777" w:rsidR="00693C34" w:rsidRDefault="00693C34" w:rsidP="00693C34">
      <w:r>
        <w:t>Draft the Pine Script Library structure with shared modules?</w:t>
      </w:r>
    </w:p>
    <w:p w14:paraId="0F403416" w14:textId="77777777" w:rsidR="00693C34" w:rsidRDefault="00693C34" w:rsidP="00693C34">
      <w:r>
        <w:t>Design the Conflict Resolution Matrix with specific rules?</w:t>
      </w:r>
    </w:p>
    <w:p w14:paraId="2D1ADA07" w14:textId="77777777" w:rsidR="00693C34" w:rsidRDefault="00693C34" w:rsidP="00693C34">
      <w:r>
        <w:t>Create the Trade Journaling schema for iteration tracking?</w:t>
      </w:r>
    </w:p>
    <w:p w14:paraId="7A2B148F" w14:textId="77777777" w:rsidR="00693C34" w:rsidRDefault="00693C34" w:rsidP="00693C34">
      <w:r>
        <w:lastRenderedPageBreak/>
        <w:t>Help prioritize which protocols to complete first for prop firm deployment?</w:t>
      </w:r>
    </w:p>
    <w:p w14:paraId="23EA33A3" w14:textId="5222B417" w:rsidR="00693C34" w:rsidRDefault="00693C34" w:rsidP="00693C34">
      <w:pPr>
        <w:rPr>
          <w:rFonts w:ascii="Segoe UI Emoji" w:hAnsi="Segoe UI Emoji" w:cs="Segoe UI Emoji"/>
        </w:rPr>
      </w:pPr>
      <w:r>
        <w:t xml:space="preserve">Your architecture is solid — let's optimize the execution! </w:t>
      </w:r>
      <w:r>
        <w:rPr>
          <w:rFonts w:ascii="Segoe UI Emoji" w:hAnsi="Segoe UI Emoji" w:cs="Segoe UI Emoji"/>
        </w:rPr>
        <w:t>📊🔧</w:t>
      </w:r>
    </w:p>
    <w:p w14:paraId="1863B598" w14:textId="1ACE9216" w:rsidR="009954F3" w:rsidRDefault="009954F3" w:rsidP="00693C34">
      <w:pPr>
        <w:rPr>
          <w:rFonts w:ascii="Segoe UI Emoji" w:hAnsi="Segoe UI Emoji" w:cs="Segoe UI Emoji"/>
        </w:rPr>
      </w:pPr>
      <w:r>
        <w:rPr>
          <w:rFonts w:ascii="Segoe UI Emoji" w:hAnsi="Segoe UI Emoji" w:cs="Segoe UI Emoji"/>
        </w:rPr>
        <w:t>06/05/2026</w:t>
      </w:r>
    </w:p>
    <w:p w14:paraId="01C71623" w14:textId="7C8CDC66" w:rsidR="009954F3" w:rsidRDefault="009954F3" w:rsidP="00693C34">
      <w:r w:rsidRPr="009954F3">
        <w:t>Creating a personal portfolio website that I host that has what I have done</w:t>
      </w:r>
    </w:p>
    <w:p w14:paraId="42F0248C" w14:textId="11B6F37E" w:rsidR="00B13A2E" w:rsidRDefault="00B13A2E" w:rsidP="00693C34"/>
    <w:p w14:paraId="64C7A1B2" w14:textId="77777777" w:rsidR="00B13A2E" w:rsidRDefault="00B13A2E" w:rsidP="00B13A2E">
      <w:pPr>
        <w:pStyle w:val="NormalWeb"/>
      </w:pPr>
      <w:proofErr w:type="spellStart"/>
      <w:r>
        <w:t>Alipbaba</w:t>
      </w:r>
      <w:proofErr w:type="spellEnd"/>
      <w:r>
        <w:t xml:space="preserve"> products: </w:t>
      </w:r>
      <w:r>
        <w:t>An enterprise account upgrades you to a secure, production-grade environment. It allows you to:</w:t>
      </w:r>
    </w:p>
    <w:p w14:paraId="599311E3" w14:textId="77777777" w:rsidR="00B13A2E" w:rsidRDefault="00B13A2E" w:rsidP="00B13A2E">
      <w:pPr>
        <w:pStyle w:val="NormalWeb"/>
        <w:numPr>
          <w:ilvl w:val="0"/>
          <w:numId w:val="28"/>
        </w:numPr>
      </w:pPr>
      <w:r>
        <w:rPr>
          <w:rStyle w:val="citation-49"/>
          <w:rFonts w:eastAsiaTheme="majorEastAsia"/>
          <w:b/>
          <w:bCs/>
        </w:rPr>
        <w:t>Build AI agents</w:t>
      </w:r>
      <w:r>
        <w:rPr>
          <w:rStyle w:val="citation-49"/>
          <w:rFonts w:eastAsiaTheme="majorEastAsia"/>
        </w:rPr>
        <w:t xml:space="preserve"> for multi-step workflows.</w:t>
      </w:r>
      <w:r>
        <w:t xml:space="preserve"> </w:t>
      </w:r>
    </w:p>
    <w:p w14:paraId="7A2224B4" w14:textId="77777777" w:rsidR="00B13A2E" w:rsidRDefault="00B13A2E" w:rsidP="00B13A2E">
      <w:pPr>
        <w:pStyle w:val="NormalWeb"/>
        <w:numPr>
          <w:ilvl w:val="0"/>
          <w:numId w:val="28"/>
        </w:numPr>
      </w:pPr>
      <w:r>
        <w:rPr>
          <w:b/>
          <w:bCs/>
        </w:rPr>
        <w:t>Process massive data</w:t>
      </w:r>
      <w:r>
        <w:t xml:space="preserve"> with high API throughput.</w:t>
      </w:r>
    </w:p>
    <w:p w14:paraId="0AE6F52B" w14:textId="77777777" w:rsidR="00B13A2E" w:rsidRDefault="00B13A2E" w:rsidP="00B13A2E">
      <w:pPr>
        <w:pStyle w:val="NormalWeb"/>
        <w:numPr>
          <w:ilvl w:val="0"/>
          <w:numId w:val="28"/>
        </w:numPr>
      </w:pPr>
      <w:r>
        <w:rPr>
          <w:rStyle w:val="citation-48"/>
          <w:rFonts w:eastAsiaTheme="majorEastAsia"/>
          <w:b/>
          <w:bCs/>
        </w:rPr>
        <w:t>Keep code private</w:t>
      </w:r>
      <w:r>
        <w:rPr>
          <w:rStyle w:val="citation-48"/>
          <w:rFonts w:eastAsiaTheme="majorEastAsia"/>
        </w:rPr>
        <w:t xml:space="preserve"> using isolated VPC networks.</w:t>
      </w:r>
      <w:r>
        <w:t xml:space="preserve"> </w:t>
      </w:r>
    </w:p>
    <w:p w14:paraId="59583C20" w14:textId="77777777" w:rsidR="00B13A2E" w:rsidRDefault="00B13A2E" w:rsidP="00B13A2E">
      <w:pPr>
        <w:pStyle w:val="NormalWeb"/>
        <w:numPr>
          <w:ilvl w:val="0"/>
          <w:numId w:val="28"/>
        </w:numPr>
      </w:pPr>
      <w:r>
        <w:rPr>
          <w:rStyle w:val="citation-47"/>
          <w:rFonts w:eastAsiaTheme="majorEastAsia"/>
          <w:b/>
          <w:bCs/>
        </w:rPr>
        <w:t>Fine-tune models</w:t>
      </w:r>
      <w:r>
        <w:rPr>
          <w:rStyle w:val="citation-47"/>
          <w:rFonts w:eastAsiaTheme="majorEastAsia"/>
        </w:rPr>
        <w:t xml:space="preserve"> to match your custom logic.</w:t>
      </w:r>
      <w:r>
        <w:t xml:space="preserve"> </w:t>
      </w:r>
    </w:p>
    <w:p w14:paraId="290778BC" w14:textId="77777777" w:rsidR="00B13A2E" w:rsidRDefault="00B13A2E" w:rsidP="00B13A2E">
      <w:pPr>
        <w:pStyle w:val="NormalWeb"/>
        <w:numPr>
          <w:ilvl w:val="0"/>
          <w:numId w:val="28"/>
        </w:numPr>
      </w:pPr>
      <w:r>
        <w:rPr>
          <w:rStyle w:val="citation-46"/>
          <w:rFonts w:eastAsiaTheme="majorEastAsia"/>
          <w:b/>
          <w:bCs/>
        </w:rPr>
        <w:t>Access premium multimodal models</w:t>
      </w:r>
      <w:r>
        <w:rPr>
          <w:rStyle w:val="citation-46"/>
          <w:rFonts w:eastAsiaTheme="majorEastAsia"/>
        </w:rPr>
        <w:t xml:space="preserve"> (like Qwen3 and Wan).</w:t>
      </w:r>
      <w:r>
        <w:t xml:space="preserve"> </w:t>
      </w:r>
    </w:p>
    <w:p w14:paraId="1EAF875C" w14:textId="77777777" w:rsidR="00B13A2E" w:rsidRDefault="00B13A2E" w:rsidP="00B13A2E">
      <w:pPr>
        <w:pStyle w:val="NormalWeb"/>
      </w:pPr>
      <w:r>
        <w:t xml:space="preserve">In short, it scales your work from simple prompt testing to robust AI application </w:t>
      </w:r>
      <w:proofErr w:type="spellStart"/>
      <w:r>
        <w:t>deploymen</w:t>
      </w:r>
      <w:proofErr w:type="spellEnd"/>
    </w:p>
    <w:p w14:paraId="32A7DA14" w14:textId="4EE89DB3" w:rsidR="00B13A2E" w:rsidRPr="00201893" w:rsidRDefault="00B13A2E" w:rsidP="00693C34"/>
    <w:p w14:paraId="1B01AD66" w14:textId="77777777" w:rsidR="002B69CF" w:rsidRDefault="002B69CF" w:rsidP="00C166C2"/>
    <w:sectPr w:rsidR="002B6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79E5"/>
    <w:multiLevelType w:val="multilevel"/>
    <w:tmpl w:val="25C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00D6"/>
    <w:multiLevelType w:val="multilevel"/>
    <w:tmpl w:val="744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F4A84"/>
    <w:multiLevelType w:val="multilevel"/>
    <w:tmpl w:val="0222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4444D"/>
    <w:multiLevelType w:val="multilevel"/>
    <w:tmpl w:val="1D2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6437E"/>
    <w:multiLevelType w:val="multilevel"/>
    <w:tmpl w:val="177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97AD0"/>
    <w:multiLevelType w:val="multilevel"/>
    <w:tmpl w:val="81E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0662B"/>
    <w:multiLevelType w:val="multilevel"/>
    <w:tmpl w:val="760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17CCB"/>
    <w:multiLevelType w:val="multilevel"/>
    <w:tmpl w:val="B1F80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5779C"/>
    <w:multiLevelType w:val="multilevel"/>
    <w:tmpl w:val="ECA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49CB"/>
    <w:multiLevelType w:val="multilevel"/>
    <w:tmpl w:val="76EE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662A6"/>
    <w:multiLevelType w:val="multilevel"/>
    <w:tmpl w:val="A012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B07021"/>
    <w:multiLevelType w:val="multilevel"/>
    <w:tmpl w:val="EE0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473ECA"/>
    <w:multiLevelType w:val="multilevel"/>
    <w:tmpl w:val="1A2C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46010"/>
    <w:multiLevelType w:val="multilevel"/>
    <w:tmpl w:val="1FE28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BD70A6"/>
    <w:multiLevelType w:val="multilevel"/>
    <w:tmpl w:val="CCE6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094F4F"/>
    <w:multiLevelType w:val="multilevel"/>
    <w:tmpl w:val="9CE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62871"/>
    <w:multiLevelType w:val="multilevel"/>
    <w:tmpl w:val="6B6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12599"/>
    <w:multiLevelType w:val="multilevel"/>
    <w:tmpl w:val="5094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A24FC"/>
    <w:multiLevelType w:val="multilevel"/>
    <w:tmpl w:val="FED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8338A"/>
    <w:multiLevelType w:val="multilevel"/>
    <w:tmpl w:val="ED4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E6250"/>
    <w:multiLevelType w:val="multilevel"/>
    <w:tmpl w:val="E196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0E3053"/>
    <w:multiLevelType w:val="multilevel"/>
    <w:tmpl w:val="1D188C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86698"/>
    <w:multiLevelType w:val="multilevel"/>
    <w:tmpl w:val="42784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F4DBE"/>
    <w:multiLevelType w:val="multilevel"/>
    <w:tmpl w:val="6A8E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D38E6"/>
    <w:multiLevelType w:val="multilevel"/>
    <w:tmpl w:val="2B04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F4565"/>
    <w:multiLevelType w:val="multilevel"/>
    <w:tmpl w:val="FB6E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66642"/>
    <w:multiLevelType w:val="multilevel"/>
    <w:tmpl w:val="9BFC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5"/>
  </w:num>
  <w:num w:numId="3">
    <w:abstractNumId w:val="23"/>
  </w:num>
  <w:num w:numId="4">
    <w:abstractNumId w:val="24"/>
  </w:num>
  <w:num w:numId="5">
    <w:abstractNumId w:val="9"/>
  </w:num>
  <w:num w:numId="6">
    <w:abstractNumId w:val="1"/>
  </w:num>
  <w:num w:numId="7">
    <w:abstractNumId w:val="6"/>
  </w:num>
  <w:num w:numId="8">
    <w:abstractNumId w:val="15"/>
  </w:num>
  <w:num w:numId="9">
    <w:abstractNumId w:val="10"/>
  </w:num>
  <w:num w:numId="10">
    <w:abstractNumId w:val="18"/>
  </w:num>
  <w:num w:numId="11">
    <w:abstractNumId w:val="25"/>
  </w:num>
  <w:num w:numId="12">
    <w:abstractNumId w:val="2"/>
  </w:num>
  <w:num w:numId="13">
    <w:abstractNumId w:val="22"/>
  </w:num>
  <w:num w:numId="14">
    <w:abstractNumId w:val="22"/>
  </w:num>
  <w:num w:numId="15">
    <w:abstractNumId w:val="19"/>
  </w:num>
  <w:num w:numId="16">
    <w:abstractNumId w:val="4"/>
  </w:num>
  <w:num w:numId="17">
    <w:abstractNumId w:val="7"/>
  </w:num>
  <w:num w:numId="18">
    <w:abstractNumId w:val="13"/>
  </w:num>
  <w:num w:numId="19">
    <w:abstractNumId w:val="16"/>
  </w:num>
  <w:num w:numId="20">
    <w:abstractNumId w:val="11"/>
  </w:num>
  <w:num w:numId="21">
    <w:abstractNumId w:val="17"/>
  </w:num>
  <w:num w:numId="22">
    <w:abstractNumId w:val="14"/>
  </w:num>
  <w:num w:numId="23">
    <w:abstractNumId w:val="8"/>
  </w:num>
  <w:num w:numId="24">
    <w:abstractNumId w:val="0"/>
  </w:num>
  <w:num w:numId="25">
    <w:abstractNumId w:val="21"/>
  </w:num>
  <w:num w:numId="26">
    <w:abstractNumId w:val="26"/>
  </w:num>
  <w:num w:numId="27">
    <w:abstractNumId w:val="12"/>
  </w:num>
  <w:num w:numId="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win Chege">
    <w15:presenceInfo w15:providerId="Windows Live" w15:userId="f17ab773f68b4a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1A"/>
    <w:rsid w:val="00000457"/>
    <w:rsid w:val="000425D1"/>
    <w:rsid w:val="00045A7D"/>
    <w:rsid w:val="00045E5B"/>
    <w:rsid w:val="00061C14"/>
    <w:rsid w:val="001422CE"/>
    <w:rsid w:val="00143308"/>
    <w:rsid w:val="00164095"/>
    <w:rsid w:val="00174385"/>
    <w:rsid w:val="00196BFC"/>
    <w:rsid w:val="001A0F85"/>
    <w:rsid w:val="001C4AD3"/>
    <w:rsid w:val="001D5A89"/>
    <w:rsid w:val="001D67CF"/>
    <w:rsid w:val="001E75F8"/>
    <w:rsid w:val="001F0536"/>
    <w:rsid w:val="00201893"/>
    <w:rsid w:val="0021044D"/>
    <w:rsid w:val="00211E37"/>
    <w:rsid w:val="00267BCF"/>
    <w:rsid w:val="00274D3F"/>
    <w:rsid w:val="00281798"/>
    <w:rsid w:val="002A1BB0"/>
    <w:rsid w:val="002B69CF"/>
    <w:rsid w:val="002D260D"/>
    <w:rsid w:val="002D3EB2"/>
    <w:rsid w:val="002E1F18"/>
    <w:rsid w:val="003114CC"/>
    <w:rsid w:val="00314540"/>
    <w:rsid w:val="00314D01"/>
    <w:rsid w:val="003923E1"/>
    <w:rsid w:val="00394E31"/>
    <w:rsid w:val="00413CA3"/>
    <w:rsid w:val="00440AFB"/>
    <w:rsid w:val="0044593B"/>
    <w:rsid w:val="0048786D"/>
    <w:rsid w:val="004A7522"/>
    <w:rsid w:val="004C0F31"/>
    <w:rsid w:val="004C4FD1"/>
    <w:rsid w:val="004D665C"/>
    <w:rsid w:val="004F167C"/>
    <w:rsid w:val="00514A0D"/>
    <w:rsid w:val="005163D0"/>
    <w:rsid w:val="0052675E"/>
    <w:rsid w:val="00532CD1"/>
    <w:rsid w:val="00546CF6"/>
    <w:rsid w:val="005612C7"/>
    <w:rsid w:val="00567E71"/>
    <w:rsid w:val="00575791"/>
    <w:rsid w:val="005A61E8"/>
    <w:rsid w:val="005B4668"/>
    <w:rsid w:val="005C4C4D"/>
    <w:rsid w:val="005D332C"/>
    <w:rsid w:val="005F158D"/>
    <w:rsid w:val="005F58E4"/>
    <w:rsid w:val="006366D9"/>
    <w:rsid w:val="00644DFA"/>
    <w:rsid w:val="0065299A"/>
    <w:rsid w:val="006633E1"/>
    <w:rsid w:val="006747F5"/>
    <w:rsid w:val="00693C34"/>
    <w:rsid w:val="006A48DA"/>
    <w:rsid w:val="006D2CAC"/>
    <w:rsid w:val="007465E2"/>
    <w:rsid w:val="00747AD7"/>
    <w:rsid w:val="007572E6"/>
    <w:rsid w:val="007C414A"/>
    <w:rsid w:val="007D487F"/>
    <w:rsid w:val="00807118"/>
    <w:rsid w:val="00812D8B"/>
    <w:rsid w:val="00814484"/>
    <w:rsid w:val="008B06D3"/>
    <w:rsid w:val="008C1015"/>
    <w:rsid w:val="008C7423"/>
    <w:rsid w:val="008D0502"/>
    <w:rsid w:val="008E318D"/>
    <w:rsid w:val="008E6BD4"/>
    <w:rsid w:val="008F1F95"/>
    <w:rsid w:val="008F3281"/>
    <w:rsid w:val="008F72CE"/>
    <w:rsid w:val="00914D90"/>
    <w:rsid w:val="0092122C"/>
    <w:rsid w:val="009642F1"/>
    <w:rsid w:val="009734C8"/>
    <w:rsid w:val="00983825"/>
    <w:rsid w:val="009954F3"/>
    <w:rsid w:val="009D1C04"/>
    <w:rsid w:val="009D4399"/>
    <w:rsid w:val="009E6480"/>
    <w:rsid w:val="009F2C10"/>
    <w:rsid w:val="00A1139E"/>
    <w:rsid w:val="00A259B6"/>
    <w:rsid w:val="00A27AB5"/>
    <w:rsid w:val="00A4687F"/>
    <w:rsid w:val="00A50497"/>
    <w:rsid w:val="00A52AA2"/>
    <w:rsid w:val="00AA0E4D"/>
    <w:rsid w:val="00AA58CF"/>
    <w:rsid w:val="00AB44A4"/>
    <w:rsid w:val="00AB623F"/>
    <w:rsid w:val="00AC5089"/>
    <w:rsid w:val="00AD0A20"/>
    <w:rsid w:val="00B10BD1"/>
    <w:rsid w:val="00B10DD4"/>
    <w:rsid w:val="00B13A2E"/>
    <w:rsid w:val="00B33324"/>
    <w:rsid w:val="00B334BF"/>
    <w:rsid w:val="00B3524C"/>
    <w:rsid w:val="00B5615C"/>
    <w:rsid w:val="00B71F6F"/>
    <w:rsid w:val="00B81E03"/>
    <w:rsid w:val="00B87410"/>
    <w:rsid w:val="00B9152B"/>
    <w:rsid w:val="00B91E32"/>
    <w:rsid w:val="00B92917"/>
    <w:rsid w:val="00B974AD"/>
    <w:rsid w:val="00BA31A8"/>
    <w:rsid w:val="00BD0F43"/>
    <w:rsid w:val="00BD746A"/>
    <w:rsid w:val="00BD7D22"/>
    <w:rsid w:val="00BF4327"/>
    <w:rsid w:val="00BF734D"/>
    <w:rsid w:val="00C166C2"/>
    <w:rsid w:val="00C47A56"/>
    <w:rsid w:val="00C56799"/>
    <w:rsid w:val="00C702E5"/>
    <w:rsid w:val="00C77282"/>
    <w:rsid w:val="00C774F6"/>
    <w:rsid w:val="00C8695C"/>
    <w:rsid w:val="00C87BAE"/>
    <w:rsid w:val="00C92E65"/>
    <w:rsid w:val="00CB6CCB"/>
    <w:rsid w:val="00CC5C63"/>
    <w:rsid w:val="00CD2474"/>
    <w:rsid w:val="00CD6E31"/>
    <w:rsid w:val="00D151DE"/>
    <w:rsid w:val="00D9716D"/>
    <w:rsid w:val="00D97F1B"/>
    <w:rsid w:val="00DB30A2"/>
    <w:rsid w:val="00DD4D71"/>
    <w:rsid w:val="00E1525B"/>
    <w:rsid w:val="00E40B4B"/>
    <w:rsid w:val="00E419C5"/>
    <w:rsid w:val="00E462EC"/>
    <w:rsid w:val="00E74724"/>
    <w:rsid w:val="00E85119"/>
    <w:rsid w:val="00EA28C9"/>
    <w:rsid w:val="00EC291A"/>
    <w:rsid w:val="00EE3B2F"/>
    <w:rsid w:val="00F14B0A"/>
    <w:rsid w:val="00F165F3"/>
    <w:rsid w:val="00F44394"/>
    <w:rsid w:val="00F53284"/>
    <w:rsid w:val="00F56E8D"/>
    <w:rsid w:val="00F61803"/>
    <w:rsid w:val="00F622D8"/>
    <w:rsid w:val="00F62464"/>
    <w:rsid w:val="00F751A2"/>
    <w:rsid w:val="00F75496"/>
    <w:rsid w:val="00FA25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EA2C1"/>
  <w15:chartTrackingRefBased/>
  <w15:docId w15:val="{7FE99F98-4424-4BE7-8FA1-1957936D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CF6"/>
    <w:pPr>
      <w:spacing w:line="480" w:lineRule="auto"/>
    </w:pPr>
    <w:rPr>
      <w:rFonts w:ascii="Times New Roman" w:hAnsi="Times New Roman"/>
    </w:rPr>
  </w:style>
  <w:style w:type="paragraph" w:styleId="Heading1">
    <w:name w:val="heading 1"/>
    <w:basedOn w:val="Normal"/>
    <w:next w:val="Normal"/>
    <w:link w:val="Heading1Char"/>
    <w:autoRedefine/>
    <w:uiPriority w:val="9"/>
    <w:qFormat/>
    <w:rsid w:val="00045A7D"/>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C2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unhideWhenUsed/>
    <w:qFormat/>
    <w:rsid w:val="00045A7D"/>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EC29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29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29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29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29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29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A7D"/>
    <w:rPr>
      <w:rFonts w:ascii="Times New Roman" w:eastAsiaTheme="majorEastAsia" w:hAnsi="Times New Roman" w:cstheme="majorBidi"/>
      <w:b/>
      <w:color w:val="000000" w:themeColor="text1"/>
      <w:szCs w:val="40"/>
    </w:rPr>
  </w:style>
  <w:style w:type="character" w:customStyle="1" w:styleId="Heading3Char">
    <w:name w:val="Heading 3 Char"/>
    <w:basedOn w:val="DefaultParagraphFont"/>
    <w:link w:val="Heading3"/>
    <w:uiPriority w:val="9"/>
    <w:rsid w:val="00045A7D"/>
    <w:rPr>
      <w:rFonts w:ascii="Times New Roman" w:eastAsiaTheme="majorEastAsia" w:hAnsi="Times New Roman" w:cstheme="majorBidi"/>
      <w:b/>
      <w:i/>
      <w:color w:val="000000" w:themeColor="text1"/>
      <w:szCs w:val="28"/>
    </w:rPr>
  </w:style>
  <w:style w:type="character" w:customStyle="1" w:styleId="Heading2Char">
    <w:name w:val="Heading 2 Char"/>
    <w:basedOn w:val="DefaultParagraphFont"/>
    <w:link w:val="Heading2"/>
    <w:uiPriority w:val="9"/>
    <w:rsid w:val="00EC291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C2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91A"/>
    <w:rPr>
      <w:rFonts w:eastAsiaTheme="majorEastAsia" w:cstheme="majorBidi"/>
      <w:color w:val="272727" w:themeColor="text1" w:themeTint="D8"/>
    </w:rPr>
  </w:style>
  <w:style w:type="paragraph" w:styleId="Title">
    <w:name w:val="Title"/>
    <w:basedOn w:val="Normal"/>
    <w:next w:val="Normal"/>
    <w:link w:val="TitleChar"/>
    <w:uiPriority w:val="10"/>
    <w:qFormat/>
    <w:rsid w:val="00EC2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9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91A"/>
    <w:pPr>
      <w:spacing w:before="160"/>
      <w:jc w:val="center"/>
    </w:pPr>
    <w:rPr>
      <w:i/>
      <w:iCs/>
      <w:color w:val="404040" w:themeColor="text1" w:themeTint="BF"/>
    </w:rPr>
  </w:style>
  <w:style w:type="character" w:customStyle="1" w:styleId="QuoteChar">
    <w:name w:val="Quote Char"/>
    <w:basedOn w:val="DefaultParagraphFont"/>
    <w:link w:val="Quote"/>
    <w:uiPriority w:val="29"/>
    <w:rsid w:val="00EC291A"/>
    <w:rPr>
      <w:rFonts w:ascii="Times New Roman" w:hAnsi="Times New Roman"/>
      <w:i/>
      <w:iCs/>
      <w:color w:val="404040" w:themeColor="text1" w:themeTint="BF"/>
    </w:rPr>
  </w:style>
  <w:style w:type="paragraph" w:styleId="ListParagraph">
    <w:name w:val="List Paragraph"/>
    <w:basedOn w:val="Normal"/>
    <w:uiPriority w:val="34"/>
    <w:qFormat/>
    <w:rsid w:val="00EC291A"/>
    <w:pPr>
      <w:ind w:left="720"/>
      <w:contextualSpacing/>
    </w:pPr>
  </w:style>
  <w:style w:type="character" w:styleId="IntenseEmphasis">
    <w:name w:val="Intense Emphasis"/>
    <w:basedOn w:val="DefaultParagraphFont"/>
    <w:uiPriority w:val="21"/>
    <w:qFormat/>
    <w:rsid w:val="00EC291A"/>
    <w:rPr>
      <w:i/>
      <w:iCs/>
      <w:color w:val="2F5496" w:themeColor="accent1" w:themeShade="BF"/>
    </w:rPr>
  </w:style>
  <w:style w:type="paragraph" w:styleId="IntenseQuote">
    <w:name w:val="Intense Quote"/>
    <w:basedOn w:val="Normal"/>
    <w:next w:val="Normal"/>
    <w:link w:val="IntenseQuoteChar"/>
    <w:uiPriority w:val="30"/>
    <w:qFormat/>
    <w:rsid w:val="00EC2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91A"/>
    <w:rPr>
      <w:rFonts w:ascii="Times New Roman" w:hAnsi="Times New Roman"/>
      <w:i/>
      <w:iCs/>
      <w:color w:val="2F5496" w:themeColor="accent1" w:themeShade="BF"/>
    </w:rPr>
  </w:style>
  <w:style w:type="character" w:styleId="IntenseReference">
    <w:name w:val="Intense Reference"/>
    <w:basedOn w:val="DefaultParagraphFont"/>
    <w:uiPriority w:val="32"/>
    <w:qFormat/>
    <w:rsid w:val="00EC291A"/>
    <w:rPr>
      <w:b/>
      <w:bCs/>
      <w:smallCaps/>
      <w:color w:val="2F5496" w:themeColor="accent1" w:themeShade="BF"/>
      <w:spacing w:val="5"/>
    </w:rPr>
  </w:style>
  <w:style w:type="character" w:styleId="Strong">
    <w:name w:val="Strong"/>
    <w:basedOn w:val="DefaultParagraphFont"/>
    <w:uiPriority w:val="22"/>
    <w:qFormat/>
    <w:rsid w:val="00EA28C9"/>
    <w:rPr>
      <w:b/>
      <w:bCs/>
    </w:rPr>
  </w:style>
  <w:style w:type="paragraph" w:styleId="NormalWeb">
    <w:name w:val="Normal (Web)"/>
    <w:basedOn w:val="Normal"/>
    <w:uiPriority w:val="99"/>
    <w:semiHidden/>
    <w:unhideWhenUsed/>
    <w:rsid w:val="00AC5089"/>
    <w:pPr>
      <w:spacing w:before="100" w:beforeAutospacing="1" w:after="100" w:afterAutospacing="1" w:line="240" w:lineRule="auto"/>
    </w:pPr>
    <w:rPr>
      <w:rFonts w:eastAsia="Times New Roman" w:cs="Times New Roman"/>
      <w:kern w:val="0"/>
      <w:lang w:val="en-KE" w:eastAsia="en-KE"/>
      <w14:ligatures w14:val="none"/>
    </w:rPr>
  </w:style>
  <w:style w:type="character" w:customStyle="1" w:styleId="math-inline">
    <w:name w:val="math-inline"/>
    <w:basedOn w:val="DefaultParagraphFont"/>
    <w:rsid w:val="00AC5089"/>
  </w:style>
  <w:style w:type="paragraph" w:styleId="Revision">
    <w:name w:val="Revision"/>
    <w:hidden/>
    <w:uiPriority w:val="99"/>
    <w:semiHidden/>
    <w:rsid w:val="00AC5089"/>
    <w:pPr>
      <w:spacing w:after="0" w:line="240" w:lineRule="auto"/>
    </w:pPr>
    <w:rPr>
      <w:rFonts w:ascii="Times New Roman" w:hAnsi="Times New Roman"/>
    </w:rPr>
  </w:style>
  <w:style w:type="character" w:styleId="HTMLCode">
    <w:name w:val="HTML Code"/>
    <w:basedOn w:val="DefaultParagraphFont"/>
    <w:uiPriority w:val="99"/>
    <w:semiHidden/>
    <w:unhideWhenUsed/>
    <w:rsid w:val="00C166C2"/>
    <w:rPr>
      <w:rFonts w:ascii="Courier New" w:eastAsia="Times New Roman" w:hAnsi="Courier New" w:cs="Courier New"/>
      <w:sz w:val="20"/>
      <w:szCs w:val="20"/>
    </w:rPr>
  </w:style>
  <w:style w:type="character" w:customStyle="1" w:styleId="vndci">
    <w:name w:val="vndci"/>
    <w:basedOn w:val="DefaultParagraphFont"/>
    <w:rsid w:val="00E462EC"/>
  </w:style>
  <w:style w:type="character" w:customStyle="1" w:styleId="vkekvd">
    <w:name w:val="vkekvd"/>
    <w:basedOn w:val="DefaultParagraphFont"/>
    <w:rsid w:val="00E462EC"/>
  </w:style>
  <w:style w:type="character" w:styleId="Hyperlink">
    <w:name w:val="Hyperlink"/>
    <w:basedOn w:val="DefaultParagraphFont"/>
    <w:uiPriority w:val="99"/>
    <w:semiHidden/>
    <w:unhideWhenUsed/>
    <w:rsid w:val="00E462EC"/>
    <w:rPr>
      <w:color w:val="0000FF"/>
      <w:u w:val="single"/>
    </w:rPr>
  </w:style>
  <w:style w:type="paragraph" w:customStyle="1" w:styleId="z1qcye">
    <w:name w:val="z1qcye"/>
    <w:basedOn w:val="Normal"/>
    <w:rsid w:val="00E462EC"/>
    <w:pPr>
      <w:spacing w:before="100" w:beforeAutospacing="1" w:after="100" w:afterAutospacing="1" w:line="240" w:lineRule="auto"/>
    </w:pPr>
    <w:rPr>
      <w:rFonts w:eastAsia="Times New Roman" w:cs="Times New Roman"/>
      <w:kern w:val="0"/>
      <w:lang w:val="en-KE" w:eastAsia="en-KE"/>
      <w14:ligatures w14:val="none"/>
    </w:rPr>
  </w:style>
  <w:style w:type="character" w:customStyle="1" w:styleId="t286pc">
    <w:name w:val="t286pc"/>
    <w:basedOn w:val="DefaultParagraphFont"/>
    <w:rsid w:val="00E462EC"/>
  </w:style>
  <w:style w:type="character" w:customStyle="1" w:styleId="ifmvxd">
    <w:name w:val="ifmvxd"/>
    <w:basedOn w:val="DefaultParagraphFont"/>
    <w:rsid w:val="00E462EC"/>
  </w:style>
  <w:style w:type="character" w:customStyle="1" w:styleId="ijm6od">
    <w:name w:val="ijm6od"/>
    <w:basedOn w:val="DefaultParagraphFont"/>
    <w:rsid w:val="00E462EC"/>
  </w:style>
  <w:style w:type="character" w:customStyle="1" w:styleId="citation-49">
    <w:name w:val="citation-49"/>
    <w:basedOn w:val="DefaultParagraphFont"/>
    <w:rsid w:val="00B13A2E"/>
  </w:style>
  <w:style w:type="character" w:customStyle="1" w:styleId="citation-48">
    <w:name w:val="citation-48"/>
    <w:basedOn w:val="DefaultParagraphFont"/>
    <w:rsid w:val="00B13A2E"/>
  </w:style>
  <w:style w:type="character" w:customStyle="1" w:styleId="citation-47">
    <w:name w:val="citation-47"/>
    <w:basedOn w:val="DefaultParagraphFont"/>
    <w:rsid w:val="00B13A2E"/>
  </w:style>
  <w:style w:type="character" w:customStyle="1" w:styleId="citation-46">
    <w:name w:val="citation-46"/>
    <w:basedOn w:val="DefaultParagraphFont"/>
    <w:rsid w:val="00B13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99501">
      <w:bodyDiv w:val="1"/>
      <w:marLeft w:val="0"/>
      <w:marRight w:val="0"/>
      <w:marTop w:val="0"/>
      <w:marBottom w:val="0"/>
      <w:divBdr>
        <w:top w:val="none" w:sz="0" w:space="0" w:color="auto"/>
        <w:left w:val="none" w:sz="0" w:space="0" w:color="auto"/>
        <w:bottom w:val="none" w:sz="0" w:space="0" w:color="auto"/>
        <w:right w:val="none" w:sz="0" w:space="0" w:color="auto"/>
      </w:divBdr>
    </w:div>
    <w:div w:id="246617687">
      <w:bodyDiv w:val="1"/>
      <w:marLeft w:val="0"/>
      <w:marRight w:val="0"/>
      <w:marTop w:val="0"/>
      <w:marBottom w:val="0"/>
      <w:divBdr>
        <w:top w:val="none" w:sz="0" w:space="0" w:color="auto"/>
        <w:left w:val="none" w:sz="0" w:space="0" w:color="auto"/>
        <w:bottom w:val="none" w:sz="0" w:space="0" w:color="auto"/>
        <w:right w:val="none" w:sz="0" w:space="0" w:color="auto"/>
      </w:divBdr>
      <w:divsChild>
        <w:div w:id="1512993051">
          <w:marLeft w:val="0"/>
          <w:marRight w:val="0"/>
          <w:marTop w:val="0"/>
          <w:marBottom w:val="0"/>
          <w:divBdr>
            <w:top w:val="none" w:sz="0" w:space="0" w:color="auto"/>
            <w:left w:val="none" w:sz="0" w:space="0" w:color="auto"/>
            <w:bottom w:val="none" w:sz="0" w:space="0" w:color="auto"/>
            <w:right w:val="none" w:sz="0" w:space="0" w:color="auto"/>
          </w:divBdr>
          <w:divsChild>
            <w:div w:id="686256889">
              <w:marLeft w:val="0"/>
              <w:marRight w:val="0"/>
              <w:marTop w:val="0"/>
              <w:marBottom w:val="0"/>
              <w:divBdr>
                <w:top w:val="none" w:sz="0" w:space="0" w:color="auto"/>
                <w:left w:val="none" w:sz="0" w:space="0" w:color="auto"/>
                <w:bottom w:val="none" w:sz="0" w:space="0" w:color="auto"/>
                <w:right w:val="none" w:sz="0" w:space="0" w:color="auto"/>
              </w:divBdr>
              <w:divsChild>
                <w:div w:id="637338075">
                  <w:marLeft w:val="0"/>
                  <w:marRight w:val="0"/>
                  <w:marTop w:val="0"/>
                  <w:marBottom w:val="0"/>
                  <w:divBdr>
                    <w:top w:val="none" w:sz="0" w:space="0" w:color="auto"/>
                    <w:left w:val="none" w:sz="0" w:space="0" w:color="auto"/>
                    <w:bottom w:val="none" w:sz="0" w:space="0" w:color="auto"/>
                    <w:right w:val="none" w:sz="0" w:space="0" w:color="auto"/>
                  </w:divBdr>
                  <w:divsChild>
                    <w:div w:id="1003556949">
                      <w:marLeft w:val="0"/>
                      <w:marRight w:val="0"/>
                      <w:marTop w:val="0"/>
                      <w:marBottom w:val="0"/>
                      <w:divBdr>
                        <w:top w:val="none" w:sz="0" w:space="0" w:color="auto"/>
                        <w:left w:val="none" w:sz="0" w:space="0" w:color="auto"/>
                        <w:bottom w:val="none" w:sz="0" w:space="0" w:color="auto"/>
                        <w:right w:val="none" w:sz="0" w:space="0" w:color="auto"/>
                      </w:divBdr>
                      <w:divsChild>
                        <w:div w:id="17719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85270">
          <w:marLeft w:val="0"/>
          <w:marRight w:val="0"/>
          <w:marTop w:val="0"/>
          <w:marBottom w:val="0"/>
          <w:divBdr>
            <w:top w:val="none" w:sz="0" w:space="0" w:color="auto"/>
            <w:left w:val="none" w:sz="0" w:space="0" w:color="auto"/>
            <w:bottom w:val="none" w:sz="0" w:space="0" w:color="auto"/>
            <w:right w:val="none" w:sz="0" w:space="0" w:color="auto"/>
          </w:divBdr>
          <w:divsChild>
            <w:div w:id="1893151977">
              <w:marLeft w:val="0"/>
              <w:marRight w:val="0"/>
              <w:marTop w:val="0"/>
              <w:marBottom w:val="0"/>
              <w:divBdr>
                <w:top w:val="none" w:sz="0" w:space="0" w:color="auto"/>
                <w:left w:val="none" w:sz="0" w:space="0" w:color="auto"/>
                <w:bottom w:val="none" w:sz="0" w:space="0" w:color="auto"/>
                <w:right w:val="none" w:sz="0" w:space="0" w:color="auto"/>
              </w:divBdr>
              <w:divsChild>
                <w:div w:id="1479610922">
                  <w:marLeft w:val="0"/>
                  <w:marRight w:val="0"/>
                  <w:marTop w:val="0"/>
                  <w:marBottom w:val="0"/>
                  <w:divBdr>
                    <w:top w:val="none" w:sz="0" w:space="0" w:color="auto"/>
                    <w:left w:val="none" w:sz="0" w:space="0" w:color="auto"/>
                    <w:bottom w:val="none" w:sz="0" w:space="0" w:color="auto"/>
                    <w:right w:val="none" w:sz="0" w:space="0" w:color="auto"/>
                  </w:divBdr>
                  <w:divsChild>
                    <w:div w:id="1167214602">
                      <w:marLeft w:val="0"/>
                      <w:marRight w:val="0"/>
                      <w:marTop w:val="0"/>
                      <w:marBottom w:val="0"/>
                      <w:divBdr>
                        <w:top w:val="none" w:sz="0" w:space="0" w:color="auto"/>
                        <w:left w:val="none" w:sz="0" w:space="0" w:color="auto"/>
                        <w:bottom w:val="none" w:sz="0" w:space="0" w:color="auto"/>
                        <w:right w:val="none" w:sz="0" w:space="0" w:color="auto"/>
                      </w:divBdr>
                      <w:divsChild>
                        <w:div w:id="594946263">
                          <w:marLeft w:val="0"/>
                          <w:marRight w:val="0"/>
                          <w:marTop w:val="0"/>
                          <w:marBottom w:val="0"/>
                          <w:divBdr>
                            <w:top w:val="none" w:sz="0" w:space="0" w:color="auto"/>
                            <w:left w:val="none" w:sz="0" w:space="0" w:color="auto"/>
                            <w:bottom w:val="none" w:sz="0" w:space="0" w:color="auto"/>
                            <w:right w:val="none" w:sz="0" w:space="0" w:color="auto"/>
                          </w:divBdr>
                          <w:divsChild>
                            <w:div w:id="1954094199">
                              <w:marLeft w:val="0"/>
                              <w:marRight w:val="0"/>
                              <w:marTop w:val="0"/>
                              <w:marBottom w:val="0"/>
                              <w:divBdr>
                                <w:top w:val="none" w:sz="0" w:space="0" w:color="auto"/>
                                <w:left w:val="none" w:sz="0" w:space="0" w:color="auto"/>
                                <w:bottom w:val="none" w:sz="0" w:space="0" w:color="auto"/>
                                <w:right w:val="none" w:sz="0" w:space="0" w:color="auto"/>
                              </w:divBdr>
                              <w:divsChild>
                                <w:div w:id="1863396204">
                                  <w:marLeft w:val="0"/>
                                  <w:marRight w:val="0"/>
                                  <w:marTop w:val="0"/>
                                  <w:marBottom w:val="0"/>
                                  <w:divBdr>
                                    <w:top w:val="none" w:sz="0" w:space="0" w:color="auto"/>
                                    <w:left w:val="none" w:sz="0" w:space="0" w:color="auto"/>
                                    <w:bottom w:val="none" w:sz="0" w:space="0" w:color="auto"/>
                                    <w:right w:val="none" w:sz="0" w:space="0" w:color="auto"/>
                                  </w:divBdr>
                                  <w:divsChild>
                                    <w:div w:id="358550722">
                                      <w:marLeft w:val="0"/>
                                      <w:marRight w:val="0"/>
                                      <w:marTop w:val="0"/>
                                      <w:marBottom w:val="0"/>
                                      <w:divBdr>
                                        <w:top w:val="none" w:sz="0" w:space="0" w:color="auto"/>
                                        <w:left w:val="none" w:sz="0" w:space="0" w:color="auto"/>
                                        <w:bottom w:val="none" w:sz="0" w:space="0" w:color="auto"/>
                                        <w:right w:val="none" w:sz="0" w:space="0" w:color="auto"/>
                                      </w:divBdr>
                                      <w:divsChild>
                                        <w:div w:id="1415469085">
                                          <w:marLeft w:val="0"/>
                                          <w:marRight w:val="0"/>
                                          <w:marTop w:val="240"/>
                                          <w:marBottom w:val="240"/>
                                          <w:divBdr>
                                            <w:top w:val="none" w:sz="0" w:space="0" w:color="auto"/>
                                            <w:left w:val="none" w:sz="0" w:space="0" w:color="auto"/>
                                            <w:bottom w:val="none" w:sz="0" w:space="0" w:color="auto"/>
                                            <w:right w:val="none" w:sz="0" w:space="0" w:color="auto"/>
                                          </w:divBdr>
                                        </w:div>
                                        <w:div w:id="2084571093">
                                          <w:marLeft w:val="0"/>
                                          <w:marRight w:val="0"/>
                                          <w:marTop w:val="0"/>
                                          <w:marBottom w:val="0"/>
                                          <w:divBdr>
                                            <w:top w:val="none" w:sz="0" w:space="0" w:color="auto"/>
                                            <w:left w:val="none" w:sz="0" w:space="0" w:color="auto"/>
                                            <w:bottom w:val="none" w:sz="0" w:space="0" w:color="auto"/>
                                            <w:right w:val="none" w:sz="0" w:space="0" w:color="auto"/>
                                          </w:divBdr>
                                        </w:div>
                                        <w:div w:id="185367077">
                                          <w:marLeft w:val="0"/>
                                          <w:marRight w:val="0"/>
                                          <w:marTop w:val="240"/>
                                          <w:marBottom w:val="240"/>
                                          <w:divBdr>
                                            <w:top w:val="none" w:sz="0" w:space="0" w:color="auto"/>
                                            <w:left w:val="none" w:sz="0" w:space="0" w:color="auto"/>
                                            <w:bottom w:val="none" w:sz="0" w:space="0" w:color="auto"/>
                                            <w:right w:val="none" w:sz="0" w:space="0" w:color="auto"/>
                                          </w:divBdr>
                                        </w:div>
                                        <w:div w:id="177350010">
                                          <w:marLeft w:val="0"/>
                                          <w:marRight w:val="0"/>
                                          <w:marTop w:val="0"/>
                                          <w:marBottom w:val="0"/>
                                          <w:divBdr>
                                            <w:top w:val="none" w:sz="0" w:space="0" w:color="auto"/>
                                            <w:left w:val="none" w:sz="0" w:space="0" w:color="auto"/>
                                            <w:bottom w:val="none" w:sz="0" w:space="0" w:color="auto"/>
                                            <w:right w:val="none" w:sz="0" w:space="0" w:color="auto"/>
                                          </w:divBdr>
                                        </w:div>
                                        <w:div w:id="1413817974">
                                          <w:marLeft w:val="0"/>
                                          <w:marRight w:val="0"/>
                                          <w:marTop w:val="0"/>
                                          <w:marBottom w:val="0"/>
                                          <w:divBdr>
                                            <w:top w:val="none" w:sz="0" w:space="0" w:color="auto"/>
                                            <w:left w:val="none" w:sz="0" w:space="0" w:color="auto"/>
                                            <w:bottom w:val="none" w:sz="0" w:space="0" w:color="auto"/>
                                            <w:right w:val="none" w:sz="0" w:space="0" w:color="auto"/>
                                          </w:divBdr>
                                        </w:div>
                                        <w:div w:id="554657531">
                                          <w:marLeft w:val="0"/>
                                          <w:marRight w:val="0"/>
                                          <w:marTop w:val="240"/>
                                          <w:marBottom w:val="240"/>
                                          <w:divBdr>
                                            <w:top w:val="none" w:sz="0" w:space="0" w:color="auto"/>
                                            <w:left w:val="none" w:sz="0" w:space="0" w:color="auto"/>
                                            <w:bottom w:val="none" w:sz="0" w:space="0" w:color="auto"/>
                                            <w:right w:val="none" w:sz="0" w:space="0" w:color="auto"/>
                                          </w:divBdr>
                                          <w:divsChild>
                                            <w:div w:id="40062478">
                                              <w:marLeft w:val="0"/>
                                              <w:marRight w:val="0"/>
                                              <w:marTop w:val="0"/>
                                              <w:marBottom w:val="0"/>
                                              <w:divBdr>
                                                <w:top w:val="none" w:sz="0" w:space="0" w:color="auto"/>
                                                <w:left w:val="none" w:sz="0" w:space="0" w:color="auto"/>
                                                <w:bottom w:val="none" w:sz="0" w:space="0" w:color="auto"/>
                                                <w:right w:val="none" w:sz="0" w:space="0" w:color="auto"/>
                                              </w:divBdr>
                                            </w:div>
                                          </w:divsChild>
                                        </w:div>
                                        <w:div w:id="280846469">
                                          <w:marLeft w:val="0"/>
                                          <w:marRight w:val="0"/>
                                          <w:marTop w:val="0"/>
                                          <w:marBottom w:val="0"/>
                                          <w:divBdr>
                                            <w:top w:val="none" w:sz="0" w:space="0" w:color="auto"/>
                                            <w:left w:val="none" w:sz="0" w:space="0" w:color="auto"/>
                                            <w:bottom w:val="none" w:sz="0" w:space="0" w:color="auto"/>
                                            <w:right w:val="none" w:sz="0" w:space="0" w:color="auto"/>
                                          </w:divBdr>
                                        </w:div>
                                        <w:div w:id="2016374064">
                                          <w:marLeft w:val="0"/>
                                          <w:marRight w:val="0"/>
                                          <w:marTop w:val="0"/>
                                          <w:marBottom w:val="0"/>
                                          <w:divBdr>
                                            <w:top w:val="none" w:sz="0" w:space="0" w:color="auto"/>
                                            <w:left w:val="none" w:sz="0" w:space="0" w:color="auto"/>
                                            <w:bottom w:val="none" w:sz="0" w:space="0" w:color="auto"/>
                                            <w:right w:val="none" w:sz="0" w:space="0" w:color="auto"/>
                                          </w:divBdr>
                                        </w:div>
                                        <w:div w:id="1676298043">
                                          <w:marLeft w:val="0"/>
                                          <w:marRight w:val="0"/>
                                          <w:marTop w:val="0"/>
                                          <w:marBottom w:val="0"/>
                                          <w:divBdr>
                                            <w:top w:val="none" w:sz="0" w:space="0" w:color="auto"/>
                                            <w:left w:val="none" w:sz="0" w:space="0" w:color="auto"/>
                                            <w:bottom w:val="none" w:sz="0" w:space="0" w:color="auto"/>
                                            <w:right w:val="none" w:sz="0" w:space="0" w:color="auto"/>
                                          </w:divBdr>
                                        </w:div>
                                        <w:div w:id="712122519">
                                          <w:marLeft w:val="0"/>
                                          <w:marRight w:val="0"/>
                                          <w:marTop w:val="240"/>
                                          <w:marBottom w:val="240"/>
                                          <w:divBdr>
                                            <w:top w:val="none" w:sz="0" w:space="0" w:color="auto"/>
                                            <w:left w:val="none" w:sz="0" w:space="0" w:color="auto"/>
                                            <w:bottom w:val="none" w:sz="0" w:space="0" w:color="auto"/>
                                            <w:right w:val="none" w:sz="0" w:space="0" w:color="auto"/>
                                          </w:divBdr>
                                          <w:divsChild>
                                            <w:div w:id="1073040991">
                                              <w:marLeft w:val="0"/>
                                              <w:marRight w:val="0"/>
                                              <w:marTop w:val="0"/>
                                              <w:marBottom w:val="0"/>
                                              <w:divBdr>
                                                <w:top w:val="none" w:sz="0" w:space="0" w:color="auto"/>
                                                <w:left w:val="none" w:sz="0" w:space="0" w:color="auto"/>
                                                <w:bottom w:val="none" w:sz="0" w:space="0" w:color="auto"/>
                                                <w:right w:val="none" w:sz="0" w:space="0" w:color="auto"/>
                                              </w:divBdr>
                                            </w:div>
                                          </w:divsChild>
                                        </w:div>
                                        <w:div w:id="130504195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988865">
      <w:bodyDiv w:val="1"/>
      <w:marLeft w:val="0"/>
      <w:marRight w:val="0"/>
      <w:marTop w:val="0"/>
      <w:marBottom w:val="0"/>
      <w:divBdr>
        <w:top w:val="none" w:sz="0" w:space="0" w:color="auto"/>
        <w:left w:val="none" w:sz="0" w:space="0" w:color="auto"/>
        <w:bottom w:val="none" w:sz="0" w:space="0" w:color="auto"/>
        <w:right w:val="none" w:sz="0" w:space="0" w:color="auto"/>
      </w:divBdr>
    </w:div>
    <w:div w:id="635530664">
      <w:bodyDiv w:val="1"/>
      <w:marLeft w:val="0"/>
      <w:marRight w:val="0"/>
      <w:marTop w:val="0"/>
      <w:marBottom w:val="0"/>
      <w:divBdr>
        <w:top w:val="none" w:sz="0" w:space="0" w:color="auto"/>
        <w:left w:val="none" w:sz="0" w:space="0" w:color="auto"/>
        <w:bottom w:val="none" w:sz="0" w:space="0" w:color="auto"/>
        <w:right w:val="none" w:sz="0" w:space="0" w:color="auto"/>
      </w:divBdr>
    </w:div>
    <w:div w:id="671374984">
      <w:bodyDiv w:val="1"/>
      <w:marLeft w:val="0"/>
      <w:marRight w:val="0"/>
      <w:marTop w:val="0"/>
      <w:marBottom w:val="0"/>
      <w:divBdr>
        <w:top w:val="none" w:sz="0" w:space="0" w:color="auto"/>
        <w:left w:val="none" w:sz="0" w:space="0" w:color="auto"/>
        <w:bottom w:val="none" w:sz="0" w:space="0" w:color="auto"/>
        <w:right w:val="none" w:sz="0" w:space="0" w:color="auto"/>
      </w:divBdr>
    </w:div>
    <w:div w:id="682318944">
      <w:bodyDiv w:val="1"/>
      <w:marLeft w:val="0"/>
      <w:marRight w:val="0"/>
      <w:marTop w:val="0"/>
      <w:marBottom w:val="0"/>
      <w:divBdr>
        <w:top w:val="none" w:sz="0" w:space="0" w:color="auto"/>
        <w:left w:val="none" w:sz="0" w:space="0" w:color="auto"/>
        <w:bottom w:val="none" w:sz="0" w:space="0" w:color="auto"/>
        <w:right w:val="none" w:sz="0" w:space="0" w:color="auto"/>
      </w:divBdr>
    </w:div>
    <w:div w:id="705763668">
      <w:bodyDiv w:val="1"/>
      <w:marLeft w:val="0"/>
      <w:marRight w:val="0"/>
      <w:marTop w:val="0"/>
      <w:marBottom w:val="0"/>
      <w:divBdr>
        <w:top w:val="none" w:sz="0" w:space="0" w:color="auto"/>
        <w:left w:val="none" w:sz="0" w:space="0" w:color="auto"/>
        <w:bottom w:val="none" w:sz="0" w:space="0" w:color="auto"/>
        <w:right w:val="none" w:sz="0" w:space="0" w:color="auto"/>
      </w:divBdr>
    </w:div>
    <w:div w:id="781414282">
      <w:bodyDiv w:val="1"/>
      <w:marLeft w:val="0"/>
      <w:marRight w:val="0"/>
      <w:marTop w:val="0"/>
      <w:marBottom w:val="0"/>
      <w:divBdr>
        <w:top w:val="none" w:sz="0" w:space="0" w:color="auto"/>
        <w:left w:val="none" w:sz="0" w:space="0" w:color="auto"/>
        <w:bottom w:val="none" w:sz="0" w:space="0" w:color="auto"/>
        <w:right w:val="none" w:sz="0" w:space="0" w:color="auto"/>
      </w:divBdr>
    </w:div>
    <w:div w:id="1107506332">
      <w:bodyDiv w:val="1"/>
      <w:marLeft w:val="0"/>
      <w:marRight w:val="0"/>
      <w:marTop w:val="0"/>
      <w:marBottom w:val="0"/>
      <w:divBdr>
        <w:top w:val="none" w:sz="0" w:space="0" w:color="auto"/>
        <w:left w:val="none" w:sz="0" w:space="0" w:color="auto"/>
        <w:bottom w:val="none" w:sz="0" w:space="0" w:color="auto"/>
        <w:right w:val="none" w:sz="0" w:space="0" w:color="auto"/>
      </w:divBdr>
    </w:div>
    <w:div w:id="1548299946">
      <w:bodyDiv w:val="1"/>
      <w:marLeft w:val="0"/>
      <w:marRight w:val="0"/>
      <w:marTop w:val="0"/>
      <w:marBottom w:val="0"/>
      <w:divBdr>
        <w:top w:val="none" w:sz="0" w:space="0" w:color="auto"/>
        <w:left w:val="none" w:sz="0" w:space="0" w:color="auto"/>
        <w:bottom w:val="none" w:sz="0" w:space="0" w:color="auto"/>
        <w:right w:val="none" w:sz="0" w:space="0" w:color="auto"/>
      </w:divBdr>
    </w:div>
    <w:div w:id="1618095944">
      <w:bodyDiv w:val="1"/>
      <w:marLeft w:val="0"/>
      <w:marRight w:val="0"/>
      <w:marTop w:val="0"/>
      <w:marBottom w:val="0"/>
      <w:divBdr>
        <w:top w:val="none" w:sz="0" w:space="0" w:color="auto"/>
        <w:left w:val="none" w:sz="0" w:space="0" w:color="auto"/>
        <w:bottom w:val="none" w:sz="0" w:space="0" w:color="auto"/>
        <w:right w:val="none" w:sz="0" w:space="0" w:color="auto"/>
      </w:divBdr>
    </w:div>
    <w:div w:id="1686637266">
      <w:bodyDiv w:val="1"/>
      <w:marLeft w:val="0"/>
      <w:marRight w:val="0"/>
      <w:marTop w:val="0"/>
      <w:marBottom w:val="0"/>
      <w:divBdr>
        <w:top w:val="none" w:sz="0" w:space="0" w:color="auto"/>
        <w:left w:val="none" w:sz="0" w:space="0" w:color="auto"/>
        <w:bottom w:val="none" w:sz="0" w:space="0" w:color="auto"/>
        <w:right w:val="none" w:sz="0" w:space="0" w:color="auto"/>
      </w:divBdr>
    </w:div>
    <w:div w:id="1765758242">
      <w:bodyDiv w:val="1"/>
      <w:marLeft w:val="0"/>
      <w:marRight w:val="0"/>
      <w:marTop w:val="0"/>
      <w:marBottom w:val="0"/>
      <w:divBdr>
        <w:top w:val="none" w:sz="0" w:space="0" w:color="auto"/>
        <w:left w:val="none" w:sz="0" w:space="0" w:color="auto"/>
        <w:bottom w:val="none" w:sz="0" w:space="0" w:color="auto"/>
        <w:right w:val="none" w:sz="0" w:space="0" w:color="auto"/>
      </w:divBdr>
    </w:div>
    <w:div w:id="1791363702">
      <w:bodyDiv w:val="1"/>
      <w:marLeft w:val="0"/>
      <w:marRight w:val="0"/>
      <w:marTop w:val="0"/>
      <w:marBottom w:val="0"/>
      <w:divBdr>
        <w:top w:val="none" w:sz="0" w:space="0" w:color="auto"/>
        <w:left w:val="none" w:sz="0" w:space="0" w:color="auto"/>
        <w:bottom w:val="none" w:sz="0" w:space="0" w:color="auto"/>
        <w:right w:val="none" w:sz="0" w:space="0" w:color="auto"/>
      </w:divBdr>
    </w:div>
    <w:div w:id="1951429162">
      <w:bodyDiv w:val="1"/>
      <w:marLeft w:val="0"/>
      <w:marRight w:val="0"/>
      <w:marTop w:val="0"/>
      <w:marBottom w:val="0"/>
      <w:divBdr>
        <w:top w:val="none" w:sz="0" w:space="0" w:color="auto"/>
        <w:left w:val="none" w:sz="0" w:space="0" w:color="auto"/>
        <w:bottom w:val="none" w:sz="0" w:space="0" w:color="auto"/>
        <w:right w:val="none" w:sz="0" w:space="0" w:color="auto"/>
      </w:divBdr>
    </w:div>
    <w:div w:id="2002153502">
      <w:bodyDiv w:val="1"/>
      <w:marLeft w:val="0"/>
      <w:marRight w:val="0"/>
      <w:marTop w:val="0"/>
      <w:marBottom w:val="0"/>
      <w:divBdr>
        <w:top w:val="none" w:sz="0" w:space="0" w:color="auto"/>
        <w:left w:val="none" w:sz="0" w:space="0" w:color="auto"/>
        <w:bottom w:val="none" w:sz="0" w:space="0" w:color="auto"/>
        <w:right w:val="none" w:sz="0" w:space="0" w:color="auto"/>
      </w:divBdr>
    </w:div>
    <w:div w:id="205661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1066</TotalTime>
  <Pages>26</Pages>
  <Words>4890</Words>
  <Characters>27879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Chege</dc:creator>
  <cp:keywords/>
  <dc:description/>
  <cp:lastModifiedBy>Edwin Chege</cp:lastModifiedBy>
  <cp:revision>29</cp:revision>
  <dcterms:created xsi:type="dcterms:W3CDTF">2026-02-13T16:25:00Z</dcterms:created>
  <dcterms:modified xsi:type="dcterms:W3CDTF">2026-05-06T08:05:00Z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d523d721-0640-44d5-8fc7-db60e7df3f27</vt:lpwstr>
  </property>
</Properties>
</file>